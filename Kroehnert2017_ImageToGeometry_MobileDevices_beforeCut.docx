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E6AD1" w:rsidRPr="00376F1C" w:rsidRDefault="00376F1C">
      <w:pPr>
        <w:widowControl w:val="0"/>
        <w:jc w:val="center"/>
        <w:rPr>
          <w:rFonts w:ascii="Arial" w:hAnsi="Arial" w:cs="Arial"/>
          <w:b/>
          <w:bCs/>
          <w:sz w:val="32"/>
          <w:szCs w:val="32"/>
          <w:lang w:val="en-US"/>
        </w:rPr>
      </w:pPr>
      <w:r w:rsidRPr="00376F1C">
        <w:rPr>
          <w:rFonts w:ascii="Arial" w:hAnsi="Arial" w:cs="Arial"/>
          <w:b/>
          <w:bCs/>
          <w:sz w:val="24"/>
          <w:szCs w:val="24"/>
          <w:lang w:val="en-US"/>
        </w:rPr>
        <w:t>Image-to-Geometry Registration o</w:t>
      </w:r>
      <w:r>
        <w:rPr>
          <w:rFonts w:ascii="Arial" w:hAnsi="Arial" w:cs="Arial"/>
          <w:b/>
          <w:bCs/>
          <w:sz w:val="24"/>
          <w:szCs w:val="24"/>
          <w:lang w:val="en-US"/>
        </w:rPr>
        <w:t>n Mobile Devices – Concepts, Challenges and Applications</w:t>
      </w:r>
    </w:p>
    <w:p w:rsidR="00CE6AD1" w:rsidRPr="00376F1C" w:rsidRDefault="00CE6AD1">
      <w:pPr>
        <w:widowControl w:val="0"/>
        <w:rPr>
          <w:rFonts w:ascii="Arial" w:hAnsi="Arial" w:cs="Arial"/>
          <w:b/>
          <w:bCs/>
          <w:sz w:val="32"/>
          <w:szCs w:val="32"/>
          <w:lang w:val="en-US"/>
        </w:rPr>
      </w:pPr>
    </w:p>
    <w:p w:rsidR="00CE6AD1" w:rsidRDefault="00376F1C">
      <w:pPr>
        <w:widowControl w:val="0"/>
        <w:jc w:val="center"/>
        <w:rPr>
          <w:rFonts w:ascii="Arial" w:hAnsi="Arial" w:cs="Arial"/>
          <w:sz w:val="18"/>
          <w:szCs w:val="18"/>
        </w:rPr>
      </w:pPr>
      <w:r>
        <w:rPr>
          <w:rFonts w:ascii="Arial" w:hAnsi="Arial" w:cs="Arial"/>
          <w:sz w:val="18"/>
          <w:szCs w:val="18"/>
        </w:rPr>
        <w:t>Melanie Kröhnert*, Christian Kehl</w:t>
      </w:r>
      <w:r w:rsidR="00CE2370" w:rsidRPr="00CE2370">
        <w:rPr>
          <w:rFonts w:ascii="Arial" w:hAnsi="Arial" w:cs="Arial"/>
          <w:kern w:val="18"/>
          <w:sz w:val="18"/>
          <w:szCs w:val="18"/>
          <w:vertAlign w:val="superscript"/>
        </w:rPr>
        <w:t>†‡</w:t>
      </w:r>
      <w:r>
        <w:rPr>
          <w:rFonts w:ascii="Arial" w:hAnsi="Arial" w:cs="Arial"/>
          <w:sz w:val="18"/>
          <w:szCs w:val="18"/>
        </w:rPr>
        <w:t xml:space="preserve">, Herbert </w:t>
      </w:r>
      <w:proofErr w:type="spellStart"/>
      <w:r>
        <w:rPr>
          <w:rFonts w:ascii="Arial" w:hAnsi="Arial" w:cs="Arial"/>
          <w:sz w:val="18"/>
          <w:szCs w:val="18"/>
        </w:rPr>
        <w:t>Litschke</w:t>
      </w:r>
      <w:proofErr w:type="spellEnd"/>
      <w:r w:rsidR="00CE2370" w:rsidRPr="00CE2370">
        <w:rPr>
          <w:rFonts w:ascii="Arial" w:hAnsi="Arial" w:cs="Arial"/>
          <w:kern w:val="18"/>
          <w:sz w:val="18"/>
          <w:szCs w:val="18"/>
          <w:vertAlign w:val="superscript"/>
        </w:rPr>
        <w:t>₮</w:t>
      </w:r>
      <w:r>
        <w:rPr>
          <w:rFonts w:ascii="Arial" w:hAnsi="Arial" w:cs="Arial"/>
          <w:sz w:val="18"/>
          <w:szCs w:val="18"/>
        </w:rPr>
        <w:t>, Simon J. Buckley</w:t>
      </w:r>
      <w:r w:rsidR="00CE2370" w:rsidRPr="00CE2370">
        <w:rPr>
          <w:rFonts w:ascii="Arial" w:hAnsi="Arial" w:cs="Arial"/>
          <w:kern w:val="18"/>
          <w:sz w:val="18"/>
          <w:szCs w:val="18"/>
          <w:vertAlign w:val="superscript"/>
        </w:rPr>
        <w:t>‡</w:t>
      </w:r>
    </w:p>
    <w:p w:rsidR="00376F1C" w:rsidRDefault="00376F1C">
      <w:pPr>
        <w:widowControl w:val="0"/>
        <w:jc w:val="center"/>
        <w:rPr>
          <w:rFonts w:ascii="Arial" w:hAnsi="Arial" w:cs="Arial"/>
          <w:sz w:val="32"/>
          <w:szCs w:val="32"/>
        </w:rPr>
      </w:pPr>
    </w:p>
    <w:p w:rsidR="00376F1C" w:rsidRDefault="00376F1C" w:rsidP="00376F1C">
      <w:pPr>
        <w:jc w:val="center"/>
        <w:rPr>
          <w:rFonts w:ascii="Arial" w:eastAsia="Times New Roman" w:hAnsi="Arial" w:cs="Arial"/>
          <w:color w:val="000000"/>
          <w:sz w:val="18"/>
          <w:szCs w:val="18"/>
          <w:lang w:val="en-GB"/>
        </w:rPr>
      </w:pPr>
      <w:r w:rsidRPr="00370CAE">
        <w:rPr>
          <w:rFonts w:ascii="Arial" w:eastAsia="Times New Roman" w:hAnsi="Arial" w:cs="Arial"/>
          <w:color w:val="000000"/>
          <w:sz w:val="18"/>
          <w:szCs w:val="18"/>
          <w:lang w:val="en-GB"/>
        </w:rPr>
        <w:t xml:space="preserve">*Institute for Photogrammetry &amp; Remote Sensing, TU </w:t>
      </w:r>
      <w:r w:rsidRPr="005F5FE5">
        <w:rPr>
          <w:rFonts w:ascii="Arial" w:eastAsia="Times New Roman" w:hAnsi="Arial" w:cs="Arial"/>
          <w:color w:val="000000"/>
          <w:sz w:val="18"/>
          <w:szCs w:val="18"/>
          <w:lang w:val="en-GB"/>
        </w:rPr>
        <w:t xml:space="preserve">Dresden, </w:t>
      </w:r>
      <w:proofErr w:type="spellStart"/>
      <w:r w:rsidRPr="005F5FE5">
        <w:rPr>
          <w:rFonts w:ascii="Arial" w:eastAsia="Times New Roman" w:hAnsi="Arial" w:cs="Arial"/>
          <w:color w:val="000000"/>
          <w:sz w:val="18"/>
          <w:szCs w:val="18"/>
          <w:lang w:val="en-GB"/>
        </w:rPr>
        <w:t>Helmholtzstr</w:t>
      </w:r>
      <w:proofErr w:type="spellEnd"/>
      <w:r w:rsidRPr="005F5FE5">
        <w:rPr>
          <w:rFonts w:ascii="Arial" w:eastAsia="Times New Roman" w:hAnsi="Arial" w:cs="Arial"/>
          <w:color w:val="000000"/>
          <w:sz w:val="18"/>
          <w:szCs w:val="18"/>
          <w:lang w:val="en-GB"/>
        </w:rPr>
        <w:t xml:space="preserve">. 10, D-01069 Dresden, </w:t>
      </w:r>
      <w:r w:rsidRPr="00E77787">
        <w:rPr>
          <w:rFonts w:ascii="Arial" w:eastAsia="Times New Roman" w:hAnsi="Arial" w:cs="Arial"/>
          <w:color w:val="000000"/>
          <w:sz w:val="18"/>
          <w:szCs w:val="18"/>
          <w:lang w:val="en-GB"/>
        </w:rPr>
        <w:t>melanie.kroehnert@tu-dresden.de</w:t>
      </w:r>
    </w:p>
    <w:p w:rsidR="00376F1C" w:rsidRDefault="00376F1C" w:rsidP="00376F1C">
      <w:pPr>
        <w:jc w:val="center"/>
        <w:rPr>
          <w:rFonts w:ascii="Arial" w:eastAsia="Times New Roman" w:hAnsi="Arial" w:cs="Arial"/>
          <w:color w:val="000000"/>
          <w:sz w:val="18"/>
          <w:szCs w:val="18"/>
          <w:lang w:val="en-GB"/>
        </w:rPr>
      </w:pPr>
      <w:r>
        <w:rPr>
          <w:rFonts w:ascii="Arial" w:eastAsia="Times New Roman" w:hAnsi="Arial" w:cs="Arial"/>
          <w:color w:val="000000"/>
          <w:sz w:val="18"/>
          <w:szCs w:val="18"/>
          <w:lang w:val="en-GB"/>
        </w:rPr>
        <w:t xml:space="preserve">†Aix Marseille </w:t>
      </w:r>
      <w:proofErr w:type="spellStart"/>
      <w:r>
        <w:rPr>
          <w:rFonts w:ascii="Arial" w:eastAsia="Times New Roman" w:hAnsi="Arial" w:cs="Arial"/>
          <w:color w:val="000000"/>
          <w:sz w:val="18"/>
          <w:szCs w:val="18"/>
          <w:lang w:val="en-GB"/>
        </w:rPr>
        <w:t>Uniersité</w:t>
      </w:r>
      <w:proofErr w:type="spellEnd"/>
      <w:r>
        <w:rPr>
          <w:rFonts w:ascii="Arial" w:eastAsia="Times New Roman" w:hAnsi="Arial" w:cs="Arial"/>
          <w:color w:val="000000"/>
          <w:sz w:val="18"/>
          <w:szCs w:val="18"/>
          <w:lang w:val="en-GB"/>
        </w:rPr>
        <w:t>, CNRS, IRD, CEREGE UM34, Sedimentary Systems and Reservoir Development, Marseille, France</w:t>
      </w:r>
    </w:p>
    <w:p w:rsidR="00376F1C" w:rsidRPr="00CC413D" w:rsidRDefault="00CE2370" w:rsidP="00376F1C">
      <w:pPr>
        <w:jc w:val="center"/>
        <w:rPr>
          <w:rFonts w:ascii="Arial" w:eastAsia="Times New Roman" w:hAnsi="Arial" w:cs="Arial"/>
          <w:color w:val="000000"/>
          <w:sz w:val="18"/>
          <w:szCs w:val="18"/>
        </w:rPr>
      </w:pPr>
      <w:r>
        <w:rPr>
          <w:rFonts w:ascii="Arial" w:eastAsia="Times New Roman" w:hAnsi="Arial" w:cs="Arial"/>
          <w:color w:val="000000"/>
          <w:sz w:val="18"/>
          <w:szCs w:val="18"/>
        </w:rPr>
        <w:t>₮</w:t>
      </w:r>
      <w:r w:rsidR="00376F1C" w:rsidRPr="00376F1C">
        <w:rPr>
          <w:rFonts w:ascii="Arial" w:eastAsia="Times New Roman" w:hAnsi="Arial" w:cs="Arial"/>
          <w:color w:val="000000"/>
          <w:sz w:val="18"/>
          <w:szCs w:val="18"/>
        </w:rPr>
        <w:t>Hochsc</w:t>
      </w:r>
      <w:r w:rsidR="00CC413D">
        <w:rPr>
          <w:rFonts w:ascii="Arial" w:eastAsia="Times New Roman" w:hAnsi="Arial" w:cs="Arial"/>
          <w:color w:val="000000"/>
          <w:sz w:val="18"/>
          <w:szCs w:val="18"/>
        </w:rPr>
        <w:t xml:space="preserve">hule Wismar, Philipp-Müller-Straße </w:t>
      </w:r>
      <w:r w:rsidR="00CC413D" w:rsidRPr="00CC413D">
        <w:rPr>
          <w:rFonts w:ascii="Arial" w:eastAsia="Times New Roman" w:hAnsi="Arial" w:cs="Arial"/>
          <w:color w:val="000000"/>
          <w:sz w:val="18"/>
          <w:szCs w:val="18"/>
        </w:rPr>
        <w:t xml:space="preserve">14 </w:t>
      </w:r>
      <w:r w:rsidR="00376F1C" w:rsidRPr="00CC413D">
        <w:rPr>
          <w:rFonts w:ascii="Arial" w:eastAsia="Times New Roman" w:hAnsi="Arial" w:cs="Arial"/>
          <w:color w:val="000000"/>
          <w:sz w:val="18"/>
          <w:szCs w:val="18"/>
        </w:rPr>
        <w:t>, D-</w:t>
      </w:r>
      <w:r w:rsidR="00CC413D" w:rsidRPr="00CC413D">
        <w:rPr>
          <w:rFonts w:ascii="Arial" w:eastAsia="Times New Roman" w:hAnsi="Arial" w:cs="Arial"/>
          <w:color w:val="000000"/>
          <w:sz w:val="18"/>
          <w:szCs w:val="18"/>
        </w:rPr>
        <w:t>23966</w:t>
      </w:r>
      <w:r w:rsidR="00376F1C" w:rsidRPr="00CC413D">
        <w:rPr>
          <w:rFonts w:ascii="Arial" w:eastAsia="Times New Roman" w:hAnsi="Arial" w:cs="Arial"/>
          <w:color w:val="000000"/>
          <w:sz w:val="18"/>
          <w:szCs w:val="18"/>
        </w:rPr>
        <w:t xml:space="preserve"> Wismar</w:t>
      </w:r>
    </w:p>
    <w:p w:rsidR="00CE6AD1" w:rsidRDefault="00376F1C" w:rsidP="00376F1C">
      <w:pPr>
        <w:widowControl w:val="0"/>
        <w:jc w:val="center"/>
        <w:rPr>
          <w:rFonts w:ascii="Arial" w:hAnsi="Arial" w:cs="Arial"/>
          <w:b/>
          <w:bCs/>
          <w:sz w:val="32"/>
          <w:szCs w:val="32"/>
          <w:lang w:val="en-US"/>
        </w:rPr>
      </w:pPr>
      <w:r>
        <w:rPr>
          <w:rFonts w:ascii="Arial" w:eastAsia="Times New Roman" w:hAnsi="Arial" w:cs="Arial"/>
          <w:color w:val="000000"/>
          <w:sz w:val="18"/>
          <w:szCs w:val="18"/>
          <w:lang w:val="en-GB"/>
        </w:rPr>
        <w:t xml:space="preserve">‡Uni Research AS – CIPR, </w:t>
      </w:r>
      <w:proofErr w:type="spellStart"/>
      <w:r>
        <w:rPr>
          <w:rFonts w:ascii="Arial" w:eastAsia="Times New Roman" w:hAnsi="Arial" w:cs="Arial"/>
          <w:color w:val="000000"/>
          <w:sz w:val="18"/>
          <w:szCs w:val="18"/>
          <w:lang w:val="en-GB"/>
        </w:rPr>
        <w:t>Nygårdsgaten</w:t>
      </w:r>
      <w:proofErr w:type="spellEnd"/>
      <w:r>
        <w:rPr>
          <w:rFonts w:ascii="Arial" w:eastAsia="Times New Roman" w:hAnsi="Arial" w:cs="Arial"/>
          <w:color w:val="000000"/>
          <w:sz w:val="18"/>
          <w:szCs w:val="18"/>
          <w:lang w:val="en-GB"/>
        </w:rPr>
        <w:t xml:space="preserve"> 112, NO-5008 Bergen</w:t>
      </w:r>
    </w:p>
    <w:p w:rsidR="00CE6AD1" w:rsidRDefault="00CE6AD1">
      <w:pPr>
        <w:widowControl w:val="0"/>
        <w:rPr>
          <w:rFonts w:ascii="Arial" w:hAnsi="Arial" w:cs="Arial"/>
          <w:b/>
          <w:bCs/>
          <w:sz w:val="32"/>
          <w:szCs w:val="32"/>
          <w:lang w:val="en-US"/>
        </w:rPr>
      </w:pPr>
    </w:p>
    <w:p w:rsidR="00CE6AD1" w:rsidRDefault="00C42435">
      <w:pPr>
        <w:widowControl w:val="0"/>
        <w:ind w:left="567" w:right="567"/>
        <w:rPr>
          <w:rFonts w:ascii="Arial" w:hAnsi="Arial" w:cs="Arial"/>
          <w:b/>
          <w:bCs/>
          <w:sz w:val="32"/>
          <w:szCs w:val="32"/>
          <w:lang w:val="en-GB"/>
        </w:rPr>
      </w:pPr>
      <w:r>
        <w:rPr>
          <w:rFonts w:ascii="Arial" w:hAnsi="Arial" w:cs="Arial"/>
          <w:b/>
          <w:bCs/>
          <w:sz w:val="16"/>
          <w:szCs w:val="16"/>
          <w:lang w:val="en-US"/>
        </w:rPr>
        <w:t>Abstract</w:t>
      </w:r>
      <w:r w:rsidR="00CE6AD1">
        <w:rPr>
          <w:rFonts w:ascii="Arial" w:hAnsi="Arial" w:cs="Arial"/>
          <w:b/>
          <w:bCs/>
          <w:sz w:val="16"/>
          <w:szCs w:val="16"/>
          <w:lang w:val="en-US"/>
        </w:rPr>
        <w:t xml:space="preserve">. </w:t>
      </w:r>
      <w:proofErr w:type="gramStart"/>
      <w:r w:rsidR="00CE6AD1">
        <w:rPr>
          <w:rFonts w:ascii="Arial" w:hAnsi="Arial" w:cs="Arial"/>
          <w:sz w:val="16"/>
          <w:szCs w:val="16"/>
          <w:lang w:val="en-US"/>
        </w:rPr>
        <w:t>text</w:t>
      </w:r>
      <w:proofErr w:type="gram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w:t>
      </w:r>
      <w:proofErr w:type="spellStart"/>
      <w:r w:rsidR="00CE6AD1">
        <w:rPr>
          <w:rFonts w:ascii="Arial" w:hAnsi="Arial" w:cs="Arial"/>
          <w:sz w:val="16"/>
          <w:szCs w:val="16"/>
          <w:lang w:val="en-US"/>
        </w:rPr>
        <w:t>text</w:t>
      </w:r>
      <w:proofErr w:type="spellEnd"/>
      <w:r w:rsidR="00CE6AD1">
        <w:rPr>
          <w:rFonts w:ascii="Arial" w:hAnsi="Arial" w:cs="Arial"/>
          <w:sz w:val="16"/>
          <w:szCs w:val="16"/>
          <w:lang w:val="en-US"/>
        </w:rPr>
        <w:t xml:space="preserve"> (Arial 8)</w:t>
      </w:r>
    </w:p>
    <w:p w:rsidR="00CE6AD1" w:rsidRDefault="00CE6AD1">
      <w:pPr>
        <w:widowControl w:val="0"/>
        <w:rPr>
          <w:rFonts w:ascii="Arial" w:hAnsi="Arial" w:cs="Arial"/>
          <w:b/>
          <w:bCs/>
          <w:sz w:val="32"/>
          <w:szCs w:val="32"/>
          <w:lang w:val="en-GB"/>
        </w:rPr>
      </w:pPr>
    </w:p>
    <w:p w:rsidR="00CE6AD1" w:rsidRDefault="00CE6AD1">
      <w:pPr>
        <w:widowControl w:val="0"/>
        <w:tabs>
          <w:tab w:val="left" w:pos="284"/>
        </w:tabs>
        <w:jc w:val="both"/>
        <w:rPr>
          <w:rFonts w:ascii="Arial" w:hAnsi="Arial" w:cs="Arial"/>
          <w:sz w:val="18"/>
          <w:szCs w:val="18"/>
          <w:lang w:val="en-US"/>
        </w:rPr>
      </w:pPr>
      <w:commentRangeStart w:id="0"/>
      <w:r>
        <w:rPr>
          <w:rFonts w:ascii="Arial" w:hAnsi="Arial" w:cs="Arial"/>
          <w:b/>
          <w:bCs/>
          <w:lang w:val="en-US"/>
        </w:rPr>
        <w:t>1</w:t>
      </w:r>
      <w:r>
        <w:rPr>
          <w:rFonts w:ascii="Arial" w:hAnsi="Arial" w:cs="Arial"/>
          <w:b/>
          <w:bCs/>
          <w:lang w:val="en-US"/>
        </w:rPr>
        <w:tab/>
      </w:r>
      <w:r w:rsidR="00376F1C">
        <w:rPr>
          <w:rFonts w:ascii="Arial" w:hAnsi="Arial" w:cs="Arial"/>
          <w:b/>
          <w:bCs/>
          <w:lang w:val="en-US"/>
        </w:rPr>
        <w:t>Introduction</w:t>
      </w:r>
      <w:commentRangeEnd w:id="0"/>
      <w:r w:rsidR="005D5C6B">
        <w:rPr>
          <w:rStyle w:val="Kommentarzeichen"/>
        </w:rPr>
        <w:commentReference w:id="0"/>
      </w:r>
    </w:p>
    <w:p w:rsidR="00CE6AD1" w:rsidRDefault="00CE6AD1">
      <w:pPr>
        <w:widowControl w:val="0"/>
        <w:jc w:val="both"/>
        <w:rPr>
          <w:rFonts w:ascii="Arial" w:hAnsi="Arial" w:cs="Arial"/>
          <w:sz w:val="18"/>
          <w:szCs w:val="18"/>
          <w:lang w:val="en-US"/>
        </w:rPr>
      </w:pPr>
    </w:p>
    <w:p w:rsidR="00861331" w:rsidRPr="006F39B1" w:rsidDel="00C42435" w:rsidRDefault="00844952" w:rsidP="0015565C">
      <w:pPr>
        <w:widowControl w:val="0"/>
        <w:tabs>
          <w:tab w:val="left" w:pos="142"/>
        </w:tabs>
        <w:jc w:val="both"/>
        <w:rPr>
          <w:del w:id="1" w:author="Greenich Viper" w:date="2017-09-05T21:02:00Z"/>
          <w:rFonts w:ascii="Arial" w:hAnsi="Arial" w:cs="Arial"/>
          <w:sz w:val="18"/>
          <w:szCs w:val="18"/>
          <w:lang w:val="en-GB"/>
        </w:rPr>
      </w:pPr>
      <w:commentRangeStart w:id="2"/>
      <w:r>
        <w:rPr>
          <w:rFonts w:ascii="Arial" w:hAnsi="Arial" w:cs="Arial"/>
          <w:sz w:val="18"/>
          <w:szCs w:val="18"/>
          <w:lang w:val="en-GB"/>
        </w:rPr>
        <w:t xml:space="preserve">Considering the worldwide distribution of </w:t>
      </w:r>
      <w:r w:rsidRPr="00844952">
        <w:rPr>
          <w:rFonts w:ascii="Arial" w:hAnsi="Arial" w:cs="Arial"/>
          <w:sz w:val="18"/>
          <w:szCs w:val="18"/>
          <w:lang w:val="en-GB"/>
        </w:rPr>
        <w:t>5.3 billion</w:t>
      </w:r>
      <w:r>
        <w:rPr>
          <w:rFonts w:ascii="Arial" w:hAnsi="Arial" w:cs="Arial"/>
          <w:sz w:val="18"/>
          <w:szCs w:val="18"/>
          <w:lang w:val="en-GB"/>
        </w:rPr>
        <w:t xml:space="preserve"> u</w:t>
      </w:r>
      <w:r w:rsidRPr="00844952">
        <w:rPr>
          <w:rFonts w:ascii="Arial" w:hAnsi="Arial" w:cs="Arial"/>
          <w:sz w:val="18"/>
          <w:szCs w:val="18"/>
          <w:lang w:val="en-GB"/>
        </w:rPr>
        <w:t>nique</w:t>
      </w:r>
      <w:r>
        <w:rPr>
          <w:rFonts w:ascii="Arial" w:hAnsi="Arial" w:cs="Arial"/>
          <w:sz w:val="18"/>
          <w:szCs w:val="18"/>
          <w:lang w:val="en-GB"/>
        </w:rPr>
        <w:t xml:space="preserve"> mobile</w:t>
      </w:r>
      <w:r w:rsidRPr="00844952">
        <w:rPr>
          <w:rFonts w:ascii="Arial" w:hAnsi="Arial" w:cs="Arial"/>
          <w:sz w:val="18"/>
          <w:szCs w:val="18"/>
          <w:lang w:val="en-GB"/>
        </w:rPr>
        <w:t xml:space="preserve"> </w:t>
      </w:r>
      <w:r>
        <w:rPr>
          <w:rFonts w:ascii="Arial" w:hAnsi="Arial" w:cs="Arial"/>
          <w:sz w:val="18"/>
          <w:szCs w:val="18"/>
          <w:lang w:val="en-GB"/>
        </w:rPr>
        <w:t xml:space="preserve">subscriptions with a smartphone percentage of 56 % compared to global population of ~7.5 billon people </w:t>
      </w:r>
      <w:ins w:id="3" w:author=" " w:date="2017-10-16T11:15:00Z">
        <w:r w:rsidR="00E34FE1">
          <w:rPr>
            <w:rFonts w:ascii="Arial" w:hAnsi="Arial" w:cs="Arial"/>
            <w:sz w:val="18"/>
            <w:szCs w:val="18"/>
            <w:lang w:val="en-GB"/>
          </w:rPr>
          <w:t>[</w:t>
        </w:r>
      </w:ins>
      <w:del w:id="4" w:author=" " w:date="2017-10-16T11:15:00Z">
        <w:r w:rsidDel="00E34FE1">
          <w:rPr>
            <w:rFonts w:ascii="Arial" w:hAnsi="Arial" w:cs="Arial"/>
            <w:sz w:val="18"/>
            <w:szCs w:val="18"/>
            <w:lang w:val="en-GB"/>
          </w:rPr>
          <w:delText>(</w:delText>
        </w:r>
      </w:del>
      <w:r>
        <w:rPr>
          <w:rFonts w:ascii="Arial" w:hAnsi="Arial" w:cs="Arial"/>
          <w:sz w:val="18"/>
          <w:szCs w:val="18"/>
          <w:lang w:val="en-GB"/>
        </w:rPr>
        <w:t>Ericsson</w:t>
      </w:r>
      <w:proofErr w:type="gramStart"/>
      <w:r>
        <w:rPr>
          <w:rFonts w:ascii="Arial" w:hAnsi="Arial" w:cs="Arial"/>
          <w:sz w:val="18"/>
          <w:szCs w:val="18"/>
          <w:lang w:val="en-GB"/>
        </w:rPr>
        <w:t>,</w:t>
      </w:r>
      <w:proofErr w:type="gramEnd"/>
      <w:del w:id="5" w:author=" " w:date="2017-10-16T11:15:00Z">
        <w:r w:rsidDel="00E34FE1">
          <w:rPr>
            <w:rFonts w:ascii="Arial" w:hAnsi="Arial" w:cs="Arial"/>
            <w:sz w:val="18"/>
            <w:szCs w:val="18"/>
            <w:lang w:val="en-GB"/>
          </w:rPr>
          <w:delText xml:space="preserve"> </w:delText>
        </w:r>
      </w:del>
      <w:r>
        <w:rPr>
          <w:rFonts w:ascii="Arial" w:hAnsi="Arial" w:cs="Arial"/>
          <w:sz w:val="18"/>
          <w:szCs w:val="18"/>
          <w:lang w:val="en-GB"/>
        </w:rPr>
        <w:t>2017</w:t>
      </w:r>
      <w:ins w:id="6" w:author=" " w:date="2017-10-16T11:15:00Z">
        <w:r w:rsidR="00E34FE1">
          <w:rPr>
            <w:rFonts w:ascii="Arial" w:hAnsi="Arial" w:cs="Arial"/>
            <w:sz w:val="18"/>
            <w:szCs w:val="18"/>
            <w:lang w:val="en-GB"/>
          </w:rPr>
          <w:t>]</w:t>
        </w:r>
      </w:ins>
      <w:del w:id="7" w:author=" " w:date="2017-10-16T11:15:00Z">
        <w:r w:rsidDel="00E34FE1">
          <w:rPr>
            <w:rFonts w:ascii="Arial" w:hAnsi="Arial" w:cs="Arial"/>
            <w:sz w:val="18"/>
            <w:szCs w:val="18"/>
            <w:lang w:val="en-GB"/>
          </w:rPr>
          <w:delText>)</w:delText>
        </w:r>
      </w:del>
      <w:r>
        <w:rPr>
          <w:rFonts w:ascii="Arial" w:hAnsi="Arial" w:cs="Arial"/>
          <w:sz w:val="18"/>
          <w:szCs w:val="18"/>
          <w:lang w:val="en-GB"/>
        </w:rPr>
        <w:t xml:space="preserve">, a life without smartphones seems to be not imaginable nowadays. </w:t>
      </w:r>
      <w:r w:rsidR="00861331" w:rsidRPr="00861331">
        <w:rPr>
          <w:rFonts w:ascii="Arial" w:hAnsi="Arial" w:cs="Arial"/>
          <w:sz w:val="18"/>
          <w:szCs w:val="18"/>
          <w:lang w:val="en-GB"/>
        </w:rPr>
        <w:t xml:space="preserve">Smartphones with inbuilt cameras, powerful processing units and low-cost positioning systems seem to be very suitable wide-spread measurement devices that could be used for </w:t>
      </w:r>
      <w:r w:rsidR="00861331">
        <w:rPr>
          <w:rFonts w:ascii="Arial" w:hAnsi="Arial" w:cs="Arial"/>
          <w:sz w:val="18"/>
          <w:szCs w:val="18"/>
          <w:lang w:val="en-GB"/>
        </w:rPr>
        <w:t>mobile mapping, measuring and visualisation</w:t>
      </w:r>
      <w:r w:rsidR="00861331" w:rsidRPr="00861331">
        <w:rPr>
          <w:rFonts w:ascii="Arial" w:hAnsi="Arial" w:cs="Arial"/>
          <w:sz w:val="18"/>
          <w:szCs w:val="18"/>
          <w:lang w:val="en-GB"/>
        </w:rPr>
        <w:t xml:space="preserve"> purposes</w:t>
      </w:r>
      <w:r w:rsidR="00861331">
        <w:rPr>
          <w:rFonts w:ascii="Arial" w:hAnsi="Arial" w:cs="Arial"/>
          <w:sz w:val="18"/>
          <w:szCs w:val="18"/>
          <w:lang w:val="en-GB"/>
        </w:rPr>
        <w:t xml:space="preserve"> </w:t>
      </w:r>
      <w:ins w:id="8" w:author=" " w:date="2017-10-16T11:15:00Z">
        <w:r w:rsidR="00E34FE1">
          <w:rPr>
            <w:rFonts w:ascii="Arial" w:hAnsi="Arial" w:cs="Arial"/>
            <w:sz w:val="18"/>
            <w:szCs w:val="18"/>
            <w:lang w:val="en-GB"/>
          </w:rPr>
          <w:t>[</w:t>
        </w:r>
      </w:ins>
      <w:del w:id="9" w:author=" " w:date="2017-10-16T11:15:00Z">
        <w:r w:rsidR="00861331" w:rsidDel="00E34FE1">
          <w:rPr>
            <w:rFonts w:ascii="Arial" w:hAnsi="Arial" w:cs="Arial"/>
            <w:sz w:val="18"/>
            <w:szCs w:val="18"/>
            <w:lang w:val="en-GB"/>
          </w:rPr>
          <w:delText>(</w:delText>
        </w:r>
      </w:del>
      <w:r w:rsidR="00861331">
        <w:rPr>
          <w:rFonts w:ascii="Arial" w:hAnsi="Arial" w:cs="Arial"/>
          <w:sz w:val="18"/>
          <w:szCs w:val="18"/>
          <w:lang w:val="en-GB"/>
        </w:rPr>
        <w:t>Kröhnert</w:t>
      </w:r>
      <w:del w:id="10" w:author=" " w:date="2017-10-16T11:14:00Z">
        <w:r w:rsidR="00861331" w:rsidDel="00E34FE1">
          <w:rPr>
            <w:rFonts w:ascii="Arial" w:hAnsi="Arial" w:cs="Arial"/>
            <w:sz w:val="18"/>
            <w:szCs w:val="18"/>
            <w:lang w:val="en-GB"/>
          </w:rPr>
          <w:delText xml:space="preserve">, </w:delText>
        </w:r>
      </w:del>
      <w:r w:rsidR="00861331">
        <w:rPr>
          <w:rFonts w:ascii="Arial" w:hAnsi="Arial" w:cs="Arial"/>
          <w:sz w:val="18"/>
          <w:szCs w:val="18"/>
          <w:lang w:val="en-GB"/>
        </w:rPr>
        <w:t>2017</w:t>
      </w:r>
      <w:ins w:id="11" w:author=" " w:date="2017-10-16T11:15:00Z">
        <w:r w:rsidR="00E34FE1">
          <w:rPr>
            <w:rFonts w:ascii="Arial" w:hAnsi="Arial" w:cs="Arial"/>
            <w:sz w:val="18"/>
            <w:szCs w:val="18"/>
            <w:lang w:val="en-GB"/>
          </w:rPr>
          <w:t>]</w:t>
        </w:r>
      </w:ins>
      <w:del w:id="12" w:author=" " w:date="2017-10-16T11:14:00Z">
        <w:r w:rsidR="00861331" w:rsidDel="00E34FE1">
          <w:rPr>
            <w:rFonts w:ascii="Arial" w:hAnsi="Arial" w:cs="Arial"/>
            <w:sz w:val="18"/>
            <w:szCs w:val="18"/>
            <w:lang w:val="en-GB"/>
          </w:rPr>
          <w:delText>)</w:delText>
        </w:r>
      </w:del>
      <w:r w:rsidR="00861331" w:rsidRPr="00861331">
        <w:rPr>
          <w:rFonts w:ascii="Arial" w:hAnsi="Arial" w:cs="Arial"/>
          <w:sz w:val="18"/>
          <w:szCs w:val="18"/>
          <w:lang w:val="en-GB"/>
        </w:rPr>
        <w:t>.</w:t>
      </w:r>
      <w:r w:rsidR="00861331">
        <w:rPr>
          <w:rFonts w:ascii="Arial" w:hAnsi="Arial" w:cs="Arial"/>
          <w:sz w:val="18"/>
          <w:szCs w:val="18"/>
          <w:lang w:val="en-GB"/>
        </w:rPr>
        <w:t xml:space="preserve"> Here, image-to-geometry intersection describes an essential topic for the translation of mobile captured image data into object space which allows for metric interpretation on call. </w:t>
      </w:r>
      <w:r w:rsidR="00A756EC">
        <w:rPr>
          <w:rFonts w:ascii="Arial" w:hAnsi="Arial" w:cs="Arial"/>
          <w:sz w:val="18"/>
          <w:szCs w:val="18"/>
          <w:lang w:val="en-GB"/>
        </w:rPr>
        <w:t xml:space="preserve">Section 2 </w:t>
      </w:r>
      <w:r w:rsidR="00861331">
        <w:rPr>
          <w:rFonts w:ascii="Arial" w:hAnsi="Arial" w:cs="Arial"/>
          <w:sz w:val="18"/>
          <w:szCs w:val="18"/>
          <w:lang w:val="en-GB"/>
        </w:rPr>
        <w:t>illustrates state-of-the-art concepts for solvin</w:t>
      </w:r>
      <w:r w:rsidR="00276C29">
        <w:rPr>
          <w:rFonts w:ascii="Arial" w:hAnsi="Arial" w:cs="Arial"/>
          <w:sz w:val="18"/>
          <w:szCs w:val="18"/>
          <w:lang w:val="en-GB"/>
        </w:rPr>
        <w:t xml:space="preserve">g the issue </w:t>
      </w:r>
      <w:r w:rsidR="0014716F">
        <w:rPr>
          <w:rFonts w:ascii="Arial" w:hAnsi="Arial" w:cs="Arial"/>
          <w:sz w:val="18"/>
          <w:szCs w:val="18"/>
          <w:lang w:val="en-GB"/>
        </w:rPr>
        <w:t>of image-to-geometr</w:t>
      </w:r>
      <w:r w:rsidR="00A756EC">
        <w:rPr>
          <w:rFonts w:ascii="Arial" w:hAnsi="Arial" w:cs="Arial"/>
          <w:sz w:val="18"/>
          <w:szCs w:val="18"/>
          <w:lang w:val="en-GB"/>
        </w:rPr>
        <w:t>y intersection whereas section 3</w:t>
      </w:r>
      <w:r w:rsidR="00276C29">
        <w:rPr>
          <w:rFonts w:ascii="Arial" w:hAnsi="Arial" w:cs="Arial"/>
          <w:sz w:val="18"/>
          <w:szCs w:val="18"/>
          <w:lang w:val="en-GB"/>
        </w:rPr>
        <w:t xml:space="preserve"> depicts challenges regarding the precise determination of camera´s intrinsic</w:t>
      </w:r>
      <w:r w:rsidR="001C28F6">
        <w:rPr>
          <w:rFonts w:ascii="Arial" w:hAnsi="Arial" w:cs="Arial"/>
          <w:sz w:val="18"/>
          <w:szCs w:val="18"/>
          <w:lang w:val="en-GB"/>
        </w:rPr>
        <w:t xml:space="preserve"> and extrinsic parameters</w:t>
      </w:r>
      <w:r w:rsidR="00A756EC">
        <w:rPr>
          <w:rFonts w:ascii="Arial" w:hAnsi="Arial" w:cs="Arial"/>
          <w:sz w:val="18"/>
          <w:szCs w:val="18"/>
          <w:lang w:val="en-GB"/>
        </w:rPr>
        <w:t xml:space="preserve"> and </w:t>
      </w:r>
      <w:r w:rsidR="001C28F6">
        <w:rPr>
          <w:rFonts w:ascii="Arial" w:hAnsi="Arial" w:cs="Arial"/>
          <w:sz w:val="18"/>
          <w:szCs w:val="18"/>
          <w:lang w:val="en-GB"/>
        </w:rPr>
        <w:t xml:space="preserve">points out the issue of their geometric </w:t>
      </w:r>
      <w:r w:rsidR="00276C29">
        <w:rPr>
          <w:rFonts w:ascii="Arial" w:hAnsi="Arial" w:cs="Arial"/>
          <w:sz w:val="18"/>
          <w:szCs w:val="18"/>
          <w:lang w:val="en-GB"/>
        </w:rPr>
        <w:t>stability</w:t>
      </w:r>
      <w:r w:rsidR="001C28F6">
        <w:rPr>
          <w:rFonts w:ascii="Arial" w:hAnsi="Arial" w:cs="Arial"/>
          <w:sz w:val="18"/>
          <w:szCs w:val="18"/>
          <w:lang w:val="en-GB"/>
        </w:rPr>
        <w:t xml:space="preserve">. Furthermore, difficulties related to image mapping under natural illumination </w:t>
      </w:r>
      <w:r w:rsidR="00A756EC">
        <w:rPr>
          <w:rFonts w:ascii="Arial" w:hAnsi="Arial" w:cs="Arial"/>
          <w:sz w:val="18"/>
          <w:szCs w:val="18"/>
          <w:lang w:val="en-GB"/>
        </w:rPr>
        <w:t xml:space="preserve">in comparison to required accuracies for measuring purposes and performance </w:t>
      </w:r>
      <w:r w:rsidR="001C28F6">
        <w:rPr>
          <w:rFonts w:ascii="Arial" w:hAnsi="Arial" w:cs="Arial"/>
          <w:sz w:val="18"/>
          <w:szCs w:val="18"/>
          <w:lang w:val="en-GB"/>
        </w:rPr>
        <w:t>are addressed</w:t>
      </w:r>
      <w:r w:rsidR="00A756EC">
        <w:rPr>
          <w:rFonts w:ascii="Arial" w:hAnsi="Arial" w:cs="Arial"/>
          <w:sz w:val="18"/>
          <w:szCs w:val="18"/>
          <w:lang w:val="en-GB"/>
        </w:rPr>
        <w:t xml:space="preserve">. </w:t>
      </w:r>
      <w:r w:rsidR="001C28F6">
        <w:rPr>
          <w:rFonts w:ascii="Arial" w:hAnsi="Arial" w:cs="Arial"/>
          <w:sz w:val="18"/>
          <w:szCs w:val="18"/>
          <w:lang w:val="en-GB"/>
        </w:rPr>
        <w:t xml:space="preserve"> </w:t>
      </w:r>
      <w:r w:rsidR="00A756EC">
        <w:rPr>
          <w:rFonts w:ascii="Arial" w:hAnsi="Arial" w:cs="Arial"/>
          <w:sz w:val="18"/>
          <w:szCs w:val="18"/>
          <w:lang w:val="en-GB"/>
        </w:rPr>
        <w:t xml:space="preserve">Section 4 and 5 treat existing applications for geo-monitoring and end with a short outlook of current research activities. </w:t>
      </w:r>
      <w:commentRangeEnd w:id="2"/>
      <w:r w:rsidR="00C42435" w:rsidRPr="006F39B1">
        <w:rPr>
          <w:rFonts w:ascii="Arial" w:hAnsi="Arial" w:cs="Arial"/>
          <w:sz w:val="18"/>
          <w:szCs w:val="18"/>
          <w:lang w:val="en-GB"/>
        </w:rPr>
        <w:commentReference w:id="2"/>
      </w:r>
    </w:p>
    <w:p w:rsidR="00CE6AD1" w:rsidRPr="006F39B1" w:rsidRDefault="00CE6AD1" w:rsidP="0015565C">
      <w:pPr>
        <w:widowControl w:val="0"/>
        <w:jc w:val="both"/>
        <w:rPr>
          <w:rFonts w:ascii="Arial" w:hAnsi="Arial" w:cs="Arial"/>
          <w:sz w:val="18"/>
          <w:szCs w:val="18"/>
          <w:lang w:val="en-GB"/>
        </w:rPr>
        <w:pPrChange w:id="13" w:author="ms699852" w:date="2017-10-17T09:22:00Z">
          <w:pPr>
            <w:widowControl w:val="0"/>
          </w:pPr>
        </w:pPrChange>
      </w:pPr>
    </w:p>
    <w:p w:rsidR="00462479" w:rsidRDefault="00462479" w:rsidP="00376F1C">
      <w:pPr>
        <w:widowControl w:val="0"/>
        <w:tabs>
          <w:tab w:val="left" w:pos="284"/>
        </w:tabs>
        <w:jc w:val="both"/>
        <w:rPr>
          <w:ins w:id="14" w:author=" " w:date="2017-10-16T10:55:00Z"/>
          <w:rFonts w:ascii="Arial" w:hAnsi="Arial" w:cs="Arial"/>
          <w:b/>
          <w:bCs/>
          <w:lang w:val="en-US"/>
        </w:rPr>
      </w:pPr>
    </w:p>
    <w:p w:rsidR="00376F1C" w:rsidRDefault="00376F1C" w:rsidP="00376F1C">
      <w:pPr>
        <w:widowControl w:val="0"/>
        <w:tabs>
          <w:tab w:val="left" w:pos="284"/>
        </w:tabs>
        <w:jc w:val="both"/>
        <w:rPr>
          <w:rFonts w:ascii="Arial" w:hAnsi="Arial" w:cs="Arial"/>
          <w:sz w:val="18"/>
          <w:szCs w:val="18"/>
          <w:lang w:val="en-US"/>
        </w:rPr>
      </w:pPr>
      <w:r>
        <w:rPr>
          <w:rFonts w:ascii="Arial" w:hAnsi="Arial" w:cs="Arial"/>
          <w:b/>
          <w:bCs/>
          <w:lang w:val="en-US"/>
        </w:rPr>
        <w:t>2</w:t>
      </w:r>
      <w:r>
        <w:rPr>
          <w:rFonts w:ascii="Arial" w:hAnsi="Arial" w:cs="Arial"/>
          <w:b/>
          <w:bCs/>
          <w:lang w:val="en-US"/>
        </w:rPr>
        <w:tab/>
        <w:t>Concepts</w:t>
      </w:r>
    </w:p>
    <w:p w:rsidR="00376F1C" w:rsidRDefault="00376F1C" w:rsidP="00376F1C">
      <w:pPr>
        <w:widowControl w:val="0"/>
        <w:jc w:val="both"/>
        <w:rPr>
          <w:rFonts w:ascii="Arial" w:hAnsi="Arial" w:cs="Arial"/>
          <w:sz w:val="18"/>
          <w:szCs w:val="18"/>
          <w:lang w:val="en-US"/>
        </w:rPr>
      </w:pPr>
    </w:p>
    <w:p w:rsidR="00376F1C" w:rsidRPr="006F39B1" w:rsidRDefault="00CE2370" w:rsidP="00376F1C">
      <w:pPr>
        <w:widowControl w:val="0"/>
        <w:tabs>
          <w:tab w:val="left" w:pos="142"/>
        </w:tabs>
        <w:jc w:val="both"/>
        <w:rPr>
          <w:rFonts w:ascii="Arial" w:hAnsi="Arial" w:cs="Arial"/>
          <w:sz w:val="18"/>
          <w:szCs w:val="18"/>
          <w:lang w:val="en-GB"/>
        </w:rPr>
      </w:pPr>
      <w:r>
        <w:rPr>
          <w:rFonts w:ascii="Arial" w:hAnsi="Arial" w:cs="Arial"/>
          <w:sz w:val="18"/>
          <w:szCs w:val="18"/>
          <w:lang w:val="en-GB"/>
        </w:rPr>
        <w:t>The group of alg</w:t>
      </w:r>
      <w:r w:rsidRPr="004F3F30">
        <w:rPr>
          <w:rFonts w:ascii="Arial" w:hAnsi="Arial" w:cs="Arial"/>
          <w:sz w:val="18"/>
          <w:szCs w:val="18"/>
          <w:lang w:val="en-GB"/>
          <w:rPrChange w:id="15" w:author="Greenich Viper" w:date="2017-09-05T19:47:00Z">
            <w:rPr>
              <w:rFonts w:ascii="Arial" w:hAnsi="Arial" w:cs="Arial"/>
              <w:lang w:val="en-GB"/>
            </w:rPr>
          </w:rPrChange>
        </w:rPr>
        <w:t xml:space="preserve">orithmic </w:t>
      </w:r>
      <w:r w:rsidRPr="006F39B1">
        <w:rPr>
          <w:rFonts w:ascii="Arial" w:hAnsi="Arial" w:cs="Arial"/>
          <w:sz w:val="18"/>
          <w:szCs w:val="18"/>
          <w:lang w:val="en-GB"/>
        </w:rPr>
        <w:t>concepts for registering images to available 3D object surfaces that has been demonstrated to work on outdoor cases in the past decade consists of mutual information (MI)</w:t>
      </w:r>
      <w:r w:rsidR="004F3F30">
        <w:rPr>
          <w:rFonts w:ascii="Arial" w:hAnsi="Arial" w:cs="Arial"/>
          <w:sz w:val="18"/>
          <w:szCs w:val="18"/>
          <w:lang w:val="en-GB"/>
        </w:rPr>
        <w:t xml:space="preserve"> [</w:t>
      </w:r>
      <w:r w:rsidR="004F3F30" w:rsidRPr="004F3F30">
        <w:rPr>
          <w:rFonts w:ascii="Arial" w:hAnsi="Arial" w:cs="Arial"/>
          <w:sz w:val="18"/>
          <w:szCs w:val="18"/>
          <w:lang w:val="en-GB"/>
        </w:rPr>
        <w:t>Guislain2016</w:t>
      </w:r>
      <w:r w:rsidR="004F3F30">
        <w:rPr>
          <w:rFonts w:ascii="Arial" w:hAnsi="Arial" w:cs="Arial"/>
          <w:sz w:val="18"/>
          <w:szCs w:val="18"/>
          <w:lang w:val="en-GB"/>
        </w:rPr>
        <w:t>]</w:t>
      </w:r>
      <w:r w:rsidRPr="006F39B1">
        <w:rPr>
          <w:rFonts w:ascii="Arial" w:hAnsi="Arial" w:cs="Arial"/>
          <w:sz w:val="18"/>
          <w:szCs w:val="18"/>
          <w:lang w:val="en-GB"/>
        </w:rPr>
        <w:t>, horizon alignment</w:t>
      </w:r>
      <w:r w:rsidR="004F3F30">
        <w:rPr>
          <w:rFonts w:ascii="Arial" w:hAnsi="Arial" w:cs="Arial"/>
          <w:sz w:val="18"/>
          <w:szCs w:val="18"/>
          <w:lang w:val="en-GB"/>
        </w:rPr>
        <w:t xml:space="preserve"> [</w:t>
      </w:r>
      <w:r w:rsidR="004F3F30" w:rsidRPr="00DB0B24">
        <w:rPr>
          <w:rFonts w:ascii="Arial" w:hAnsi="Arial" w:cs="Arial"/>
          <w:sz w:val="18"/>
          <w:szCs w:val="18"/>
          <w:lang w:val="en-GB"/>
        </w:rPr>
        <w:t>Baboud2011</w:t>
      </w:r>
      <w:r w:rsidR="004F3F30">
        <w:rPr>
          <w:rFonts w:ascii="Arial" w:hAnsi="Arial" w:cs="Arial"/>
          <w:sz w:val="18"/>
          <w:szCs w:val="18"/>
          <w:lang w:val="en-GB"/>
        </w:rPr>
        <w:t>,</w:t>
      </w:r>
      <w:r w:rsidR="004F3F30" w:rsidRPr="006F39B1">
        <w:rPr>
          <w:rFonts w:ascii="Arial" w:hAnsi="Arial" w:cs="Arial"/>
          <w:sz w:val="18"/>
          <w:szCs w:val="18"/>
          <w:highlight w:val="magenta"/>
          <w:lang w:val="en-GB"/>
        </w:rPr>
        <w:t>&lt;INSERT_CITATION_HERE</w:t>
      </w:r>
      <w:del w:id="16" w:author="ms699852" w:date="2017-10-17T09:59:00Z">
        <w:r w:rsidR="004F3F30" w:rsidRPr="006F39B1" w:rsidDel="00C432C5">
          <w:rPr>
            <w:rFonts w:ascii="Arial" w:hAnsi="Arial" w:cs="Arial"/>
            <w:sz w:val="18"/>
            <w:szCs w:val="18"/>
            <w:highlight w:val="magenta"/>
            <w:lang w:val="en-GB"/>
          </w:rPr>
          <w:delText>&gt;</w:delText>
        </w:r>
      </w:del>
      <w:r w:rsidR="004F3F30">
        <w:rPr>
          <w:rFonts w:ascii="Arial" w:hAnsi="Arial" w:cs="Arial"/>
          <w:sz w:val="18"/>
          <w:szCs w:val="18"/>
          <w:lang w:val="en-GB"/>
        </w:rPr>
        <w:t>]</w:t>
      </w:r>
      <w:r w:rsidRPr="006F39B1">
        <w:rPr>
          <w:rFonts w:ascii="Arial" w:hAnsi="Arial" w:cs="Arial"/>
          <w:sz w:val="18"/>
          <w:szCs w:val="18"/>
          <w:lang w:val="en-GB"/>
        </w:rPr>
        <w:t xml:space="preserve">, </w:t>
      </w:r>
      <w:r w:rsidR="00E802A4" w:rsidRPr="006F39B1">
        <w:rPr>
          <w:rFonts w:ascii="Arial" w:hAnsi="Arial" w:cs="Arial"/>
          <w:sz w:val="18"/>
          <w:szCs w:val="18"/>
          <w:lang w:val="en-GB"/>
        </w:rPr>
        <w:t>edge correlation</w:t>
      </w:r>
      <w:del w:id="17" w:author="ms699852" w:date="2017-10-17T09:57:00Z">
        <w:r w:rsidR="004F3F30" w:rsidDel="00C432C5">
          <w:rPr>
            <w:rFonts w:ascii="Arial" w:hAnsi="Arial" w:cs="Arial"/>
            <w:sz w:val="18"/>
            <w:szCs w:val="18"/>
            <w:lang w:val="en-GB"/>
          </w:rPr>
          <w:delText xml:space="preserve"> </w:delText>
        </w:r>
        <w:r w:rsidR="004F3F30" w:rsidDel="00C432C5">
          <w:rPr>
            <w:rFonts w:ascii="Arial" w:hAnsi="Arial" w:cs="Arial"/>
            <w:sz w:val="18"/>
            <w:szCs w:val="18"/>
            <w:highlight w:val="magenta"/>
            <w:lang w:val="en-GB"/>
          </w:rPr>
          <w:delText>[</w:delText>
        </w:r>
        <w:r w:rsidR="004F3F30" w:rsidRPr="004F3F30" w:rsidDel="00C432C5">
          <w:rPr>
            <w:rFonts w:ascii="Arial" w:hAnsi="Arial" w:cs="Arial"/>
            <w:sz w:val="18"/>
            <w:szCs w:val="18"/>
            <w:highlight w:val="magenta"/>
            <w:lang w:val="en-GB"/>
          </w:rPr>
          <w:delText>&lt;INSERT_CITATION_HERE&gt;]</w:delText>
        </w:r>
      </w:del>
      <w:ins w:id="18" w:author="ms699852" w:date="2017-10-17T09:57:00Z">
        <w:r w:rsidR="00C432C5">
          <w:rPr>
            <w:rFonts w:ascii="Arial" w:hAnsi="Arial" w:cs="Arial"/>
            <w:sz w:val="18"/>
            <w:szCs w:val="18"/>
            <w:lang w:val="en-GB"/>
          </w:rPr>
          <w:t xml:space="preserve"> [Boerner2016,</w:t>
        </w:r>
      </w:ins>
      <w:ins w:id="19" w:author="ms699852" w:date="2017-10-17T10:02:00Z">
        <w:r w:rsidR="00C432C5">
          <w:rPr>
            <w:rFonts w:ascii="Arial" w:hAnsi="Arial" w:cs="Arial"/>
            <w:sz w:val="18"/>
            <w:szCs w:val="18"/>
            <w:lang w:val="en-GB"/>
          </w:rPr>
          <w:t xml:space="preserve"> Meierhold2009</w:t>
        </w:r>
      </w:ins>
      <w:ins w:id="20" w:author="ms699852" w:date="2017-10-17T09:59:00Z">
        <w:r w:rsidR="00C432C5">
          <w:rPr>
            <w:rFonts w:ascii="Arial" w:hAnsi="Arial" w:cs="Arial"/>
            <w:sz w:val="18"/>
            <w:szCs w:val="18"/>
            <w:lang w:val="en-GB"/>
          </w:rPr>
          <w:t>]</w:t>
        </w:r>
      </w:ins>
      <w:r w:rsidR="00E802A4" w:rsidRPr="006F39B1">
        <w:rPr>
          <w:rFonts w:ascii="Arial" w:hAnsi="Arial" w:cs="Arial"/>
          <w:sz w:val="18"/>
          <w:szCs w:val="18"/>
          <w:lang w:val="en-GB"/>
        </w:rPr>
        <w:t>, point feature-based registration and hybrids thereof</w:t>
      </w:r>
      <w:r w:rsidR="00295F10">
        <w:rPr>
          <w:rFonts w:ascii="Arial" w:hAnsi="Arial" w:cs="Arial"/>
          <w:sz w:val="18"/>
          <w:szCs w:val="18"/>
          <w:lang w:val="en-GB"/>
        </w:rPr>
        <w:t xml:space="preserve"> </w:t>
      </w:r>
      <w:r w:rsidR="00295F10" w:rsidRPr="006F39B1">
        <w:rPr>
          <w:rFonts w:ascii="Arial" w:hAnsi="Arial" w:cs="Arial"/>
          <w:sz w:val="18"/>
          <w:szCs w:val="18"/>
          <w:lang w:val="en-GB"/>
        </w:rPr>
        <w:t>[Sottile2010]</w:t>
      </w:r>
      <w:r w:rsidR="00E802A4" w:rsidRPr="006F39B1">
        <w:rPr>
          <w:rFonts w:ascii="Arial" w:hAnsi="Arial" w:cs="Arial"/>
          <w:sz w:val="18"/>
          <w:szCs w:val="18"/>
          <w:lang w:val="en-GB"/>
        </w:rPr>
        <w:t>.</w:t>
      </w:r>
    </w:p>
    <w:p w:rsidR="00376F1C" w:rsidRDefault="00376F1C" w:rsidP="00376F1C">
      <w:pPr>
        <w:widowControl w:val="0"/>
        <w:tabs>
          <w:tab w:val="left" w:pos="142"/>
        </w:tabs>
        <w:jc w:val="both"/>
        <w:rPr>
          <w:rFonts w:ascii="Arial" w:hAnsi="Arial" w:cs="Arial"/>
          <w:sz w:val="18"/>
          <w:szCs w:val="18"/>
          <w:lang w:val="en-GB"/>
        </w:rPr>
      </w:pPr>
      <w:r>
        <w:rPr>
          <w:rFonts w:ascii="Arial" w:hAnsi="Arial" w:cs="Arial"/>
          <w:sz w:val="18"/>
          <w:szCs w:val="18"/>
          <w:lang w:val="en-GB"/>
        </w:rPr>
        <w:tab/>
      </w:r>
      <w:r w:rsidR="00E802A4" w:rsidRPr="00652D66">
        <w:rPr>
          <w:rFonts w:ascii="Arial" w:hAnsi="Arial" w:cs="Arial"/>
          <w:sz w:val="18"/>
          <w:szCs w:val="18"/>
          <w:highlight w:val="yellow"/>
          <w:lang w:val="en-GB"/>
        </w:rPr>
        <w:t>MI [Maes199</w:t>
      </w:r>
      <w:r w:rsidR="00DB0B24">
        <w:rPr>
          <w:rFonts w:ascii="Arial" w:hAnsi="Arial" w:cs="Arial"/>
          <w:sz w:val="18"/>
          <w:szCs w:val="18"/>
          <w:highlight w:val="yellow"/>
          <w:lang w:val="en-GB"/>
        </w:rPr>
        <w:t>7</w:t>
      </w:r>
      <w:r w:rsidR="00E802A4" w:rsidRPr="00652D66">
        <w:rPr>
          <w:rFonts w:ascii="Arial" w:hAnsi="Arial" w:cs="Arial"/>
          <w:sz w:val="18"/>
          <w:szCs w:val="18"/>
          <w:highlight w:val="yellow"/>
          <w:lang w:val="en-GB"/>
        </w:rPr>
        <w:t xml:space="preserve">] </w:t>
      </w:r>
      <w:r w:rsidR="00D837E4" w:rsidRPr="00652D66">
        <w:rPr>
          <w:rFonts w:ascii="Arial" w:hAnsi="Arial" w:cs="Arial"/>
          <w:sz w:val="18"/>
          <w:szCs w:val="18"/>
          <w:highlight w:val="yellow"/>
          <w:lang w:val="en-GB"/>
        </w:rPr>
        <w:t xml:space="preserve">mutually </w:t>
      </w:r>
      <w:r w:rsidR="00E802A4" w:rsidRPr="00652D66">
        <w:rPr>
          <w:rFonts w:ascii="Arial" w:hAnsi="Arial" w:cs="Arial"/>
          <w:sz w:val="18"/>
          <w:szCs w:val="18"/>
          <w:highlight w:val="yellow"/>
          <w:lang w:val="en-GB"/>
        </w:rPr>
        <w:t>registers two images</w:t>
      </w:r>
      <w:r w:rsidR="00D837E4" w:rsidRPr="00652D66">
        <w:rPr>
          <w:rFonts w:ascii="Arial" w:hAnsi="Arial" w:cs="Arial"/>
          <w:sz w:val="18"/>
          <w:szCs w:val="18"/>
          <w:highlight w:val="yellow"/>
          <w:lang w:val="en-GB"/>
        </w:rPr>
        <w:t xml:space="preserve"> (e.g. one synthesized from the available object shape)</w:t>
      </w:r>
      <w:r w:rsidR="00E802A4" w:rsidRPr="00652D66">
        <w:rPr>
          <w:rFonts w:ascii="Arial" w:hAnsi="Arial" w:cs="Arial"/>
          <w:sz w:val="18"/>
          <w:szCs w:val="18"/>
          <w:highlight w:val="yellow"/>
          <w:lang w:val="en-GB"/>
        </w:rPr>
        <w:t xml:space="preserve"> by calculating the joint histogram and derives thereof measures for information or entropy. Subsequently, candidate images are </w:t>
      </w:r>
      <w:r w:rsidR="00E802A4" w:rsidRPr="00652D66">
        <w:rPr>
          <w:rFonts w:ascii="Arial" w:hAnsi="Arial" w:cs="Arial"/>
          <w:sz w:val="18"/>
          <w:szCs w:val="18"/>
          <w:highlight w:val="yellow"/>
          <w:lang w:val="en-GB"/>
        </w:rPr>
        <w:lastRenderedPageBreak/>
        <w:t xml:space="preserve">generated for adjacent vantage points, their mutual information is compared with the previous image, and the candidate </w:t>
      </w:r>
      <w:r w:rsidR="00AF3B2B" w:rsidRPr="00652D66">
        <w:rPr>
          <w:rFonts w:ascii="Arial" w:hAnsi="Arial" w:cs="Arial"/>
          <w:sz w:val="18"/>
          <w:szCs w:val="18"/>
          <w:highlight w:val="yellow"/>
          <w:lang w:val="en-GB"/>
        </w:rPr>
        <w:t>maximising the</w:t>
      </w:r>
      <w:r w:rsidR="00916D03" w:rsidRPr="00652D66">
        <w:rPr>
          <w:rFonts w:ascii="Arial" w:hAnsi="Arial" w:cs="Arial"/>
          <w:sz w:val="18"/>
          <w:szCs w:val="18"/>
          <w:highlight w:val="yellow"/>
          <w:lang w:val="en-GB"/>
        </w:rPr>
        <w:t xml:space="preserve"> shared information is taken as new starting point. The procedure is</w:t>
      </w:r>
      <w:r w:rsidR="00AF3B2B" w:rsidRPr="00652D66">
        <w:rPr>
          <w:rFonts w:ascii="Arial" w:hAnsi="Arial" w:cs="Arial"/>
          <w:sz w:val="18"/>
          <w:szCs w:val="18"/>
          <w:highlight w:val="yellow"/>
          <w:lang w:val="en-GB"/>
        </w:rPr>
        <w:t xml:space="preserve"> an</w:t>
      </w:r>
      <w:r w:rsidR="00916D03" w:rsidRPr="00652D66">
        <w:rPr>
          <w:rFonts w:ascii="Arial" w:hAnsi="Arial" w:cs="Arial"/>
          <w:sz w:val="18"/>
          <w:szCs w:val="18"/>
          <w:highlight w:val="yellow"/>
          <w:lang w:val="en-GB"/>
        </w:rPr>
        <w:t xml:space="preserve"> iterative</w:t>
      </w:r>
      <w:r w:rsidR="00AF3B2B" w:rsidRPr="00652D66">
        <w:rPr>
          <w:rFonts w:ascii="Arial" w:hAnsi="Arial" w:cs="Arial"/>
          <w:sz w:val="18"/>
          <w:szCs w:val="18"/>
          <w:highlight w:val="yellow"/>
          <w:lang w:val="en-GB"/>
        </w:rPr>
        <w:t>ly maximises the MI until equilibrium</w:t>
      </w:r>
      <w:r w:rsidR="00916D03" w:rsidRPr="00652D66">
        <w:rPr>
          <w:rFonts w:ascii="Arial" w:hAnsi="Arial" w:cs="Arial"/>
          <w:sz w:val="18"/>
          <w:szCs w:val="18"/>
          <w:highlight w:val="yellow"/>
          <w:lang w:val="en-GB"/>
        </w:rPr>
        <w:t xml:space="preserve">. The </w:t>
      </w:r>
      <w:r w:rsidR="00AF3B2B" w:rsidRPr="00652D66">
        <w:rPr>
          <w:rFonts w:ascii="Arial" w:hAnsi="Arial" w:cs="Arial"/>
          <w:sz w:val="18"/>
          <w:szCs w:val="18"/>
          <w:highlight w:val="yellow"/>
          <w:lang w:val="en-GB"/>
        </w:rPr>
        <w:t>concept is popular</w:t>
      </w:r>
      <w:r w:rsidR="00916D03" w:rsidRPr="00652D66">
        <w:rPr>
          <w:rFonts w:ascii="Arial" w:hAnsi="Arial" w:cs="Arial"/>
          <w:sz w:val="18"/>
          <w:szCs w:val="18"/>
          <w:highlight w:val="yellow"/>
          <w:lang w:val="en-GB"/>
        </w:rPr>
        <w:t xml:space="preserve"> for outdoor- and indoor cultural heritage</w:t>
      </w:r>
      <w:r w:rsidR="00AF3B2B" w:rsidRPr="00652D66">
        <w:rPr>
          <w:rFonts w:ascii="Arial" w:hAnsi="Arial" w:cs="Arial"/>
          <w:sz w:val="18"/>
          <w:szCs w:val="18"/>
          <w:highlight w:val="yellow"/>
          <w:lang w:val="en-GB"/>
        </w:rPr>
        <w:t xml:space="preserve"> case studies</w:t>
      </w:r>
      <w:r w:rsidR="00916D03" w:rsidRPr="00652D66">
        <w:rPr>
          <w:rFonts w:ascii="Arial" w:hAnsi="Arial" w:cs="Arial"/>
          <w:sz w:val="18"/>
          <w:szCs w:val="18"/>
          <w:highlight w:val="yellow"/>
          <w:lang w:val="en-GB"/>
        </w:rPr>
        <w:t xml:space="preserve"> [Corsini2009</w:t>
      </w:r>
      <w:r w:rsidR="00DB0B24">
        <w:rPr>
          <w:rFonts w:ascii="Arial" w:hAnsi="Arial" w:cs="Arial"/>
          <w:sz w:val="18"/>
          <w:szCs w:val="18"/>
          <w:highlight w:val="yellow"/>
          <w:lang w:val="en-GB"/>
        </w:rPr>
        <w:t>a</w:t>
      </w:r>
      <w:r w:rsidR="00916D03" w:rsidRPr="00652D66">
        <w:rPr>
          <w:rFonts w:ascii="Arial" w:hAnsi="Arial" w:cs="Arial"/>
          <w:sz w:val="18"/>
          <w:szCs w:val="18"/>
          <w:highlight w:val="yellow"/>
          <w:lang w:val="en-GB"/>
        </w:rPr>
        <w:t>,</w:t>
      </w:r>
      <w:ins w:id="21" w:author=" " w:date="2017-10-16T11:07:00Z">
        <w:r w:rsidR="006F39B1">
          <w:rPr>
            <w:rFonts w:ascii="Arial" w:hAnsi="Arial" w:cs="Arial"/>
            <w:sz w:val="18"/>
            <w:szCs w:val="18"/>
            <w:highlight w:val="yellow"/>
            <w:lang w:val="en-GB"/>
          </w:rPr>
          <w:t xml:space="preserve"> </w:t>
        </w:r>
      </w:ins>
      <w:r w:rsidR="00916D03" w:rsidRPr="00652D66">
        <w:rPr>
          <w:rFonts w:ascii="Arial" w:hAnsi="Arial" w:cs="Arial"/>
          <w:sz w:val="18"/>
          <w:szCs w:val="18"/>
          <w:highlight w:val="yellow"/>
          <w:lang w:val="en-GB"/>
        </w:rPr>
        <w:t>Corsini2013,</w:t>
      </w:r>
      <w:ins w:id="22" w:author=" " w:date="2017-10-16T11:07:00Z">
        <w:r w:rsidR="006F39B1">
          <w:rPr>
            <w:rFonts w:ascii="Arial" w:hAnsi="Arial" w:cs="Arial"/>
            <w:sz w:val="18"/>
            <w:szCs w:val="18"/>
            <w:highlight w:val="yellow"/>
            <w:lang w:val="en-GB"/>
          </w:rPr>
          <w:t xml:space="preserve"> </w:t>
        </w:r>
      </w:ins>
      <w:proofErr w:type="gramStart"/>
      <w:r w:rsidR="00916D03" w:rsidRPr="00652D66">
        <w:rPr>
          <w:rFonts w:ascii="Arial" w:hAnsi="Arial" w:cs="Arial"/>
          <w:sz w:val="18"/>
          <w:szCs w:val="18"/>
          <w:highlight w:val="yellow"/>
          <w:lang w:val="en-GB"/>
        </w:rPr>
        <w:t>Dellep</w:t>
      </w:r>
      <w:r w:rsidR="00AF3B2B" w:rsidRPr="00652D66">
        <w:rPr>
          <w:rFonts w:ascii="Arial" w:hAnsi="Arial" w:cs="Arial"/>
          <w:sz w:val="18"/>
          <w:szCs w:val="18"/>
          <w:highlight w:val="yellow"/>
          <w:lang w:val="en-GB"/>
        </w:rPr>
        <w:t>iane2013</w:t>
      </w:r>
      <w:proofErr w:type="gramEnd"/>
      <w:r w:rsidR="00AF3B2B" w:rsidRPr="00652D66">
        <w:rPr>
          <w:rFonts w:ascii="Arial" w:hAnsi="Arial" w:cs="Arial"/>
          <w:sz w:val="18"/>
          <w:szCs w:val="18"/>
          <w:highlight w:val="yellow"/>
          <w:lang w:val="en-GB"/>
        </w:rPr>
        <w:t>]</w:t>
      </w:r>
      <w:r w:rsidR="00916D03" w:rsidRPr="00652D66">
        <w:rPr>
          <w:rFonts w:ascii="Arial" w:hAnsi="Arial" w:cs="Arial"/>
          <w:sz w:val="18"/>
          <w:szCs w:val="18"/>
          <w:highlight w:val="yellow"/>
          <w:lang w:val="en-GB"/>
        </w:rPr>
        <w:t xml:space="preserve">. </w:t>
      </w:r>
      <w:r w:rsidR="00AF3B2B" w:rsidRPr="00652D66">
        <w:rPr>
          <w:rFonts w:ascii="Arial" w:hAnsi="Arial" w:cs="Arial"/>
          <w:sz w:val="18"/>
          <w:szCs w:val="18"/>
          <w:highlight w:val="yellow"/>
          <w:lang w:val="en-GB"/>
        </w:rPr>
        <w:t>The concept</w:t>
      </w:r>
      <w:r w:rsidR="00D837E4" w:rsidRPr="00652D66">
        <w:rPr>
          <w:rFonts w:ascii="Arial" w:hAnsi="Arial" w:cs="Arial"/>
          <w:sz w:val="18"/>
          <w:szCs w:val="18"/>
          <w:highlight w:val="yellow"/>
          <w:lang w:val="en-GB"/>
        </w:rPr>
        <w:t xml:space="preserve"> is not easily transferable</w:t>
      </w:r>
      <w:r w:rsidR="00AF3B2B" w:rsidRPr="00652D66">
        <w:rPr>
          <w:rFonts w:ascii="Arial" w:hAnsi="Arial" w:cs="Arial"/>
          <w:sz w:val="18"/>
          <w:szCs w:val="18"/>
          <w:highlight w:val="yellow"/>
          <w:lang w:val="en-GB"/>
        </w:rPr>
        <w:t xml:space="preserve"> to</w:t>
      </w:r>
      <w:r w:rsidR="00D837E4" w:rsidRPr="00652D66">
        <w:rPr>
          <w:rFonts w:ascii="Arial" w:hAnsi="Arial" w:cs="Arial"/>
          <w:sz w:val="18"/>
          <w:szCs w:val="18"/>
          <w:highlight w:val="yellow"/>
          <w:lang w:val="en-GB"/>
        </w:rPr>
        <w:t xml:space="preserve"> mobile devices</w:t>
      </w:r>
      <w:r w:rsidR="00AF3B2B" w:rsidRPr="00652D66">
        <w:rPr>
          <w:rFonts w:ascii="Arial" w:hAnsi="Arial" w:cs="Arial"/>
          <w:sz w:val="18"/>
          <w:szCs w:val="18"/>
          <w:highlight w:val="yellow"/>
          <w:lang w:val="en-GB"/>
        </w:rPr>
        <w:t xml:space="preserve"> as it relies on non-standard optimisation methods</w:t>
      </w:r>
      <w:r w:rsidR="00D837E4" w:rsidRPr="00652D66">
        <w:rPr>
          <w:rFonts w:ascii="Arial" w:hAnsi="Arial" w:cs="Arial"/>
          <w:sz w:val="18"/>
          <w:szCs w:val="18"/>
          <w:highlight w:val="yellow"/>
          <w:lang w:val="en-GB"/>
        </w:rPr>
        <w:t>.</w:t>
      </w:r>
    </w:p>
    <w:p w:rsidR="00D837E4" w:rsidRDefault="00D837E4" w:rsidP="00376F1C">
      <w:pPr>
        <w:widowControl w:val="0"/>
        <w:tabs>
          <w:tab w:val="left" w:pos="142"/>
        </w:tabs>
        <w:jc w:val="both"/>
        <w:rPr>
          <w:rFonts w:ascii="Arial" w:hAnsi="Arial" w:cs="Arial"/>
          <w:sz w:val="18"/>
          <w:szCs w:val="18"/>
          <w:lang w:val="en-GB"/>
        </w:rPr>
      </w:pPr>
      <w:r>
        <w:rPr>
          <w:rFonts w:ascii="Arial" w:hAnsi="Arial" w:cs="Arial"/>
          <w:sz w:val="18"/>
          <w:szCs w:val="18"/>
          <w:lang w:val="en-GB"/>
        </w:rPr>
        <w:tab/>
      </w:r>
      <w:r w:rsidRPr="006F39B1">
        <w:rPr>
          <w:rFonts w:ascii="Arial" w:hAnsi="Arial" w:cs="Arial"/>
          <w:sz w:val="18"/>
          <w:szCs w:val="18"/>
          <w:highlight w:val="yellow"/>
          <w:lang w:val="en-GB"/>
        </w:rPr>
        <w:t xml:space="preserve">Wide-baseline </w:t>
      </w:r>
      <w:r w:rsidR="00577ACD" w:rsidRPr="006F39B1">
        <w:rPr>
          <w:rFonts w:ascii="Arial" w:hAnsi="Arial" w:cs="Arial"/>
          <w:sz w:val="18"/>
          <w:szCs w:val="18"/>
          <w:highlight w:val="yellow"/>
          <w:lang w:val="en-GB"/>
        </w:rPr>
        <w:t xml:space="preserve">outdoor </w:t>
      </w:r>
      <w:r w:rsidRPr="006F39B1">
        <w:rPr>
          <w:rFonts w:ascii="Arial" w:hAnsi="Arial" w:cs="Arial"/>
          <w:sz w:val="18"/>
          <w:szCs w:val="18"/>
          <w:highlight w:val="yellow"/>
          <w:lang w:val="en-GB"/>
        </w:rPr>
        <w:t xml:space="preserve">images can benefit from </w:t>
      </w:r>
      <w:r w:rsidR="00577ACD" w:rsidRPr="006F39B1">
        <w:rPr>
          <w:rFonts w:ascii="Arial" w:hAnsi="Arial" w:cs="Arial"/>
          <w:sz w:val="18"/>
          <w:szCs w:val="18"/>
          <w:highlight w:val="yellow"/>
          <w:lang w:val="en-GB"/>
        </w:rPr>
        <w:t>h</w:t>
      </w:r>
      <w:r w:rsidRPr="006F39B1">
        <w:rPr>
          <w:rFonts w:ascii="Arial" w:hAnsi="Arial" w:cs="Arial"/>
          <w:sz w:val="18"/>
          <w:szCs w:val="18"/>
          <w:highlight w:val="yellow"/>
          <w:lang w:val="en-GB"/>
        </w:rPr>
        <w:t xml:space="preserve">orizon </w:t>
      </w:r>
      <w:r w:rsidR="00577ACD" w:rsidRPr="006F39B1">
        <w:rPr>
          <w:rFonts w:ascii="Arial" w:hAnsi="Arial" w:cs="Arial"/>
          <w:sz w:val="18"/>
          <w:szCs w:val="18"/>
          <w:highlight w:val="yellow"/>
          <w:lang w:val="en-GB"/>
        </w:rPr>
        <w:t>information</w:t>
      </w:r>
      <w:r w:rsidRPr="006F39B1">
        <w:rPr>
          <w:rFonts w:ascii="Arial" w:hAnsi="Arial" w:cs="Arial"/>
          <w:sz w:val="18"/>
          <w:szCs w:val="18"/>
          <w:highlight w:val="yellow"/>
          <w:lang w:val="en-GB"/>
        </w:rPr>
        <w:t xml:space="preserve">. </w:t>
      </w:r>
      <w:proofErr w:type="spellStart"/>
      <w:r w:rsidR="00DB0B24" w:rsidRPr="006F39B1">
        <w:rPr>
          <w:rFonts w:ascii="Arial" w:hAnsi="Arial" w:cs="Arial"/>
          <w:sz w:val="18"/>
          <w:szCs w:val="18"/>
          <w:highlight w:val="yellow"/>
          <w:lang w:val="en-GB"/>
        </w:rPr>
        <w:t>Baboud</w:t>
      </w:r>
      <w:proofErr w:type="spellEnd"/>
      <w:r w:rsidRPr="006F39B1">
        <w:rPr>
          <w:rFonts w:ascii="Arial" w:hAnsi="Arial" w:cs="Arial"/>
          <w:sz w:val="18"/>
          <w:szCs w:val="18"/>
          <w:highlight w:val="yellow"/>
          <w:lang w:val="en-GB"/>
        </w:rPr>
        <w:t xml:space="preserve"> et al. [</w:t>
      </w:r>
      <w:r w:rsidR="00DB0B24" w:rsidRPr="006F39B1">
        <w:rPr>
          <w:rFonts w:ascii="Arial" w:hAnsi="Arial" w:cs="Arial"/>
          <w:sz w:val="18"/>
          <w:szCs w:val="18"/>
          <w:highlight w:val="yellow"/>
          <w:lang w:val="en-GB"/>
        </w:rPr>
        <w:t>Baboud2011</w:t>
      </w:r>
      <w:r w:rsidRPr="006F39B1">
        <w:rPr>
          <w:rFonts w:ascii="Arial" w:hAnsi="Arial" w:cs="Arial"/>
          <w:sz w:val="18"/>
          <w:szCs w:val="18"/>
          <w:highlight w:val="yellow"/>
          <w:lang w:val="en-GB"/>
        </w:rPr>
        <w:t>] presented an approach to localise register arbitrary outdoor photographs to an available terrain model by [...].</w:t>
      </w:r>
      <w:r w:rsidR="00577ACD" w:rsidRPr="006F39B1">
        <w:rPr>
          <w:rFonts w:ascii="Arial" w:hAnsi="Arial" w:cs="Arial"/>
          <w:sz w:val="18"/>
          <w:szCs w:val="18"/>
          <w:highlight w:val="yellow"/>
          <w:lang w:val="en-GB"/>
        </w:rPr>
        <w:t xml:space="preserve"> </w:t>
      </w:r>
      <w:r w:rsidRPr="006F39B1">
        <w:rPr>
          <w:rFonts w:ascii="Arial" w:hAnsi="Arial" w:cs="Arial"/>
          <w:sz w:val="18"/>
          <w:szCs w:val="18"/>
          <w:highlight w:val="yellow"/>
          <w:lang w:val="en-GB"/>
        </w:rPr>
        <w:t>The technique was demonstrated on an alpine scenario.</w:t>
      </w:r>
      <w:r w:rsidR="00577ACD" w:rsidRPr="006F39B1">
        <w:rPr>
          <w:rFonts w:ascii="Arial" w:hAnsi="Arial" w:cs="Arial"/>
          <w:sz w:val="18"/>
          <w:szCs w:val="18"/>
          <w:highlight w:val="yellow"/>
          <w:lang w:val="en-GB"/>
        </w:rPr>
        <w:t xml:space="preserve"> </w:t>
      </w:r>
      <w:r w:rsidRPr="006F39B1">
        <w:rPr>
          <w:rFonts w:ascii="Arial" w:hAnsi="Arial" w:cs="Arial"/>
          <w:sz w:val="18"/>
          <w:szCs w:val="18"/>
          <w:highlight w:val="yellow"/>
          <w:lang w:val="en-GB"/>
        </w:rPr>
        <w:t>Despite the outdoor demonstration, the appearance of clear horizon separation is not guaranteed in actual geosciences field studies</w:t>
      </w:r>
      <w:r w:rsidR="00577ACD" w:rsidRPr="006F39B1">
        <w:rPr>
          <w:rFonts w:ascii="Arial" w:hAnsi="Arial" w:cs="Arial"/>
          <w:sz w:val="18"/>
          <w:szCs w:val="18"/>
          <w:highlight w:val="yellow"/>
          <w:lang w:val="en-GB"/>
        </w:rPr>
        <w:t>. Even</w:t>
      </w:r>
      <w:r w:rsidRPr="006F39B1">
        <w:rPr>
          <w:rFonts w:ascii="Arial" w:hAnsi="Arial" w:cs="Arial"/>
          <w:sz w:val="18"/>
          <w:szCs w:val="18"/>
          <w:highlight w:val="yellow"/>
          <w:lang w:val="en-GB"/>
        </w:rPr>
        <w:t xml:space="preserve"> outdoor cultural </w:t>
      </w:r>
      <w:r w:rsidR="00577ACD" w:rsidRPr="006F39B1">
        <w:rPr>
          <w:rFonts w:ascii="Arial" w:hAnsi="Arial" w:cs="Arial"/>
          <w:sz w:val="18"/>
          <w:szCs w:val="18"/>
          <w:highlight w:val="yellow"/>
          <w:lang w:val="en-GB"/>
        </w:rPr>
        <w:t>heritage</w:t>
      </w:r>
      <w:r w:rsidRPr="006F39B1">
        <w:rPr>
          <w:rFonts w:ascii="Arial" w:hAnsi="Arial" w:cs="Arial"/>
          <w:sz w:val="18"/>
          <w:szCs w:val="18"/>
          <w:highlight w:val="yellow"/>
          <w:lang w:val="en-GB"/>
        </w:rPr>
        <w:t xml:space="preserve"> application</w:t>
      </w:r>
      <w:r w:rsidR="00577ACD" w:rsidRPr="006F39B1">
        <w:rPr>
          <w:rFonts w:ascii="Arial" w:hAnsi="Arial" w:cs="Arial"/>
          <w:sz w:val="18"/>
          <w:szCs w:val="18"/>
          <w:highlight w:val="yellow"/>
          <w:lang w:val="en-GB"/>
        </w:rPr>
        <w:t>s demand</w:t>
      </w:r>
      <w:r w:rsidRPr="006F39B1">
        <w:rPr>
          <w:rFonts w:ascii="Arial" w:hAnsi="Arial" w:cs="Arial"/>
          <w:sz w:val="18"/>
          <w:szCs w:val="18"/>
          <w:highlight w:val="yellow"/>
          <w:lang w:val="en-GB"/>
        </w:rPr>
        <w:t xml:space="preserve"> close-up p</w:t>
      </w:r>
      <w:r w:rsidR="00577ACD" w:rsidRPr="006F39B1">
        <w:rPr>
          <w:rFonts w:ascii="Arial" w:hAnsi="Arial" w:cs="Arial"/>
          <w:sz w:val="18"/>
          <w:szCs w:val="18"/>
          <w:highlight w:val="yellow"/>
          <w:lang w:val="en-GB"/>
        </w:rPr>
        <w:t>hotography without horizon depiction.</w:t>
      </w:r>
    </w:p>
    <w:p w:rsidR="00577ACD" w:rsidRDefault="00577ACD" w:rsidP="00376F1C">
      <w:pPr>
        <w:widowControl w:val="0"/>
        <w:tabs>
          <w:tab w:val="left" w:pos="142"/>
        </w:tabs>
        <w:jc w:val="both"/>
        <w:rPr>
          <w:rFonts w:ascii="Arial" w:hAnsi="Arial" w:cs="Arial"/>
          <w:sz w:val="18"/>
          <w:szCs w:val="18"/>
          <w:lang w:val="en-GB"/>
        </w:rPr>
      </w:pPr>
      <w:r>
        <w:rPr>
          <w:rFonts w:ascii="Arial" w:hAnsi="Arial" w:cs="Arial"/>
          <w:sz w:val="18"/>
          <w:szCs w:val="18"/>
          <w:lang w:val="en-GB"/>
        </w:rPr>
        <w:tab/>
      </w:r>
      <w:r w:rsidR="00DF56B4" w:rsidRPr="006F39B1">
        <w:rPr>
          <w:rFonts w:ascii="Arial" w:hAnsi="Arial" w:cs="Arial"/>
          <w:sz w:val="18"/>
          <w:szCs w:val="18"/>
          <w:highlight w:val="yellow"/>
          <w:lang w:val="en-GB"/>
        </w:rPr>
        <w:t>[ADD HERE EDGE ALIGNMENT OPTIONS]</w:t>
      </w:r>
    </w:p>
    <w:p w:rsidR="00DF56B4" w:rsidRDefault="00DF56B4" w:rsidP="00376F1C">
      <w:pPr>
        <w:widowControl w:val="0"/>
        <w:tabs>
          <w:tab w:val="left" w:pos="142"/>
        </w:tabs>
        <w:jc w:val="both"/>
        <w:rPr>
          <w:rFonts w:ascii="Arial" w:hAnsi="Arial" w:cs="Arial"/>
          <w:sz w:val="18"/>
          <w:szCs w:val="18"/>
          <w:lang w:val="en-GB"/>
        </w:rPr>
      </w:pPr>
      <w:r>
        <w:rPr>
          <w:rFonts w:ascii="Arial" w:hAnsi="Arial" w:cs="Arial"/>
          <w:sz w:val="18"/>
          <w:szCs w:val="18"/>
          <w:lang w:val="en-GB"/>
        </w:rPr>
        <w:tab/>
      </w:r>
      <w:r w:rsidR="00CA7543">
        <w:rPr>
          <w:rFonts w:ascii="Arial" w:hAnsi="Arial" w:cs="Arial"/>
          <w:sz w:val="18"/>
          <w:szCs w:val="18"/>
          <w:lang w:val="en-GB"/>
        </w:rPr>
        <w:t>The common approach for image registration on</w:t>
      </w:r>
      <w:r w:rsidR="00652D66">
        <w:rPr>
          <w:rFonts w:ascii="Arial" w:hAnsi="Arial" w:cs="Arial"/>
          <w:sz w:val="18"/>
          <w:szCs w:val="18"/>
          <w:lang w:val="en-GB"/>
        </w:rPr>
        <w:t>to</w:t>
      </w:r>
      <w:r w:rsidR="00CA7543">
        <w:rPr>
          <w:rFonts w:ascii="Arial" w:hAnsi="Arial" w:cs="Arial"/>
          <w:sz w:val="18"/>
          <w:szCs w:val="18"/>
          <w:lang w:val="en-GB"/>
        </w:rPr>
        <w:t xml:space="preserve"> </w:t>
      </w:r>
      <w:r w:rsidR="00652D66">
        <w:rPr>
          <w:rFonts w:ascii="Arial" w:hAnsi="Arial" w:cs="Arial"/>
          <w:sz w:val="18"/>
          <w:szCs w:val="18"/>
          <w:lang w:val="en-GB"/>
        </w:rPr>
        <w:t xml:space="preserve">coloured </w:t>
      </w:r>
      <w:r w:rsidR="00CA7543">
        <w:rPr>
          <w:rFonts w:ascii="Arial" w:hAnsi="Arial" w:cs="Arial"/>
          <w:sz w:val="18"/>
          <w:szCs w:val="18"/>
          <w:lang w:val="en-GB"/>
        </w:rPr>
        <w:t>geometry on mobile devices is based on salient feature points of synthesised images and photo</w:t>
      </w:r>
      <w:r w:rsidR="00652D66">
        <w:rPr>
          <w:rFonts w:ascii="Arial" w:hAnsi="Arial" w:cs="Arial"/>
          <w:sz w:val="18"/>
          <w:szCs w:val="18"/>
          <w:lang w:val="en-GB"/>
        </w:rPr>
        <w:t>s</w:t>
      </w:r>
      <w:r w:rsidR="00CA7543">
        <w:rPr>
          <w:rFonts w:ascii="Arial" w:hAnsi="Arial" w:cs="Arial"/>
          <w:sz w:val="18"/>
          <w:szCs w:val="18"/>
          <w:lang w:val="en-GB"/>
        </w:rPr>
        <w:t xml:space="preserve"> [Bodensteiner201</w:t>
      </w:r>
      <w:r w:rsidR="00DB0B24">
        <w:rPr>
          <w:rFonts w:ascii="Arial" w:hAnsi="Arial" w:cs="Arial"/>
          <w:sz w:val="18"/>
          <w:szCs w:val="18"/>
          <w:lang w:val="en-GB"/>
        </w:rPr>
        <w:t>2</w:t>
      </w:r>
      <w:r w:rsidR="00CA7543">
        <w:rPr>
          <w:rFonts w:ascii="Arial" w:hAnsi="Arial" w:cs="Arial"/>
          <w:sz w:val="18"/>
          <w:szCs w:val="18"/>
          <w:lang w:val="en-GB"/>
        </w:rPr>
        <w:t xml:space="preserve">, </w:t>
      </w:r>
      <w:r w:rsidR="00DB0B24" w:rsidRPr="00DB0B24">
        <w:rPr>
          <w:rFonts w:ascii="Arial" w:hAnsi="Arial" w:cs="Arial"/>
          <w:sz w:val="18"/>
          <w:szCs w:val="18"/>
          <w:lang w:val="en-GB"/>
        </w:rPr>
        <w:t>Meek2013</w:t>
      </w:r>
      <w:ins w:id="23" w:author="ms699852" w:date="2017-10-17T10:00:00Z">
        <w:r w:rsidR="00C432C5">
          <w:rPr>
            <w:rFonts w:ascii="Arial" w:hAnsi="Arial" w:cs="Arial"/>
            <w:sz w:val="18"/>
            <w:szCs w:val="18"/>
            <w:lang w:val="en-GB"/>
          </w:rPr>
          <w:t xml:space="preserve">, </w:t>
        </w:r>
        <w:proofErr w:type="gramStart"/>
        <w:r w:rsidR="00C432C5" w:rsidRPr="00C432C5">
          <w:rPr>
            <w:rFonts w:ascii="Arial" w:hAnsi="Arial" w:cs="Arial"/>
            <w:sz w:val="18"/>
            <w:szCs w:val="18"/>
            <w:lang w:val="en-GB"/>
          </w:rPr>
          <w:t>Stelling2010</w:t>
        </w:r>
      </w:ins>
      <w:proofErr w:type="gramEnd"/>
      <w:r w:rsidR="00CA7543">
        <w:rPr>
          <w:rFonts w:ascii="Arial" w:hAnsi="Arial" w:cs="Arial"/>
          <w:sz w:val="18"/>
          <w:szCs w:val="18"/>
          <w:lang w:val="en-GB"/>
        </w:rPr>
        <w:t>]. The 2D features are supplemented with 3D information that can be used in a Point-n-Perspective (PnP optimization [</w:t>
      </w:r>
      <w:r w:rsidR="00DB0B24" w:rsidRPr="00DB0B24">
        <w:rPr>
          <w:rFonts w:ascii="Arial" w:hAnsi="Arial" w:cs="Arial"/>
          <w:sz w:val="18"/>
          <w:szCs w:val="18"/>
          <w:lang w:val="en-GB"/>
        </w:rPr>
        <w:t>Lepetit2009</w:t>
      </w:r>
      <w:r w:rsidR="00CA7543">
        <w:rPr>
          <w:rFonts w:ascii="Arial" w:hAnsi="Arial" w:cs="Arial"/>
          <w:sz w:val="18"/>
          <w:szCs w:val="18"/>
          <w:lang w:val="en-GB"/>
        </w:rPr>
        <w:t xml:space="preserve">, </w:t>
      </w:r>
      <w:r w:rsidR="00DB0B24" w:rsidRPr="00DB0B24">
        <w:rPr>
          <w:rFonts w:ascii="Arial" w:hAnsi="Arial" w:cs="Arial"/>
          <w:sz w:val="18"/>
          <w:szCs w:val="18"/>
          <w:lang w:val="en-GB"/>
        </w:rPr>
        <w:t>Li2012</w:t>
      </w:r>
      <w:r w:rsidR="00CA7543">
        <w:rPr>
          <w:rFonts w:ascii="Arial" w:hAnsi="Arial" w:cs="Arial"/>
          <w:sz w:val="18"/>
          <w:szCs w:val="18"/>
          <w:lang w:val="en-GB"/>
        </w:rPr>
        <w:t xml:space="preserve">], optionally refined via </w:t>
      </w:r>
      <w:proofErr w:type="spellStart"/>
      <w:r w:rsidR="00CA7543">
        <w:rPr>
          <w:rFonts w:ascii="Arial" w:hAnsi="Arial" w:cs="Arial"/>
          <w:sz w:val="18"/>
          <w:szCs w:val="18"/>
          <w:lang w:val="en-GB"/>
        </w:rPr>
        <w:t>Levenberg</w:t>
      </w:r>
      <w:proofErr w:type="spellEnd"/>
      <w:r w:rsidR="00CA7543">
        <w:rPr>
          <w:rFonts w:ascii="Arial" w:hAnsi="Arial" w:cs="Arial"/>
          <w:sz w:val="18"/>
          <w:szCs w:val="18"/>
          <w:lang w:val="en-GB"/>
        </w:rPr>
        <w:t>-Marquardt [</w:t>
      </w:r>
      <w:r w:rsidR="00DB0B24" w:rsidRPr="00DB0B24">
        <w:rPr>
          <w:rFonts w:ascii="Arial" w:hAnsi="Arial" w:cs="Arial"/>
          <w:sz w:val="18"/>
          <w:szCs w:val="18"/>
          <w:lang w:val="en-GB"/>
        </w:rPr>
        <w:t>Madsen2004</w:t>
      </w:r>
      <w:r w:rsidR="00CA7543">
        <w:rPr>
          <w:rFonts w:ascii="Arial" w:hAnsi="Arial" w:cs="Arial"/>
          <w:sz w:val="18"/>
          <w:szCs w:val="18"/>
          <w:lang w:val="en-GB"/>
        </w:rPr>
        <w:t xml:space="preserve">]. </w:t>
      </w:r>
      <w:r w:rsidR="004F3F30">
        <w:rPr>
          <w:rFonts w:ascii="Arial" w:hAnsi="Arial" w:cs="Arial"/>
          <w:sz w:val="18"/>
          <w:szCs w:val="18"/>
          <w:lang w:val="en-GB"/>
        </w:rPr>
        <w:t xml:space="preserve">The whole registration process is illustrated in fig. 1. </w:t>
      </w:r>
      <w:r w:rsidR="00CA7543">
        <w:rPr>
          <w:rFonts w:ascii="Arial" w:hAnsi="Arial" w:cs="Arial"/>
          <w:sz w:val="18"/>
          <w:szCs w:val="18"/>
          <w:lang w:val="en-GB"/>
        </w:rPr>
        <w:t>Research groups across domains, such as augmented reality [</w:t>
      </w:r>
      <w:r w:rsidR="00DB0B24" w:rsidRPr="00DB0B24">
        <w:rPr>
          <w:rFonts w:ascii="Arial" w:hAnsi="Arial" w:cs="Arial"/>
          <w:sz w:val="18"/>
          <w:szCs w:val="18"/>
          <w:lang w:val="en-GB"/>
        </w:rPr>
        <w:t>Gauglitz2014</w:t>
      </w:r>
      <w:r w:rsidR="00CA7543">
        <w:rPr>
          <w:rFonts w:ascii="Arial" w:hAnsi="Arial" w:cs="Arial"/>
          <w:sz w:val="18"/>
          <w:szCs w:val="18"/>
          <w:lang w:val="en-GB"/>
        </w:rPr>
        <w:t>,</w:t>
      </w:r>
      <w:r w:rsidR="00DB0B24">
        <w:rPr>
          <w:lang w:val="en-GB"/>
        </w:rPr>
        <w:t xml:space="preserve"> </w:t>
      </w:r>
      <w:r w:rsidR="00DB0B24" w:rsidRPr="00DB0B24">
        <w:rPr>
          <w:rFonts w:ascii="Arial" w:hAnsi="Arial" w:cs="Arial"/>
          <w:sz w:val="18"/>
          <w:szCs w:val="18"/>
          <w:lang w:val="en-GB"/>
        </w:rPr>
        <w:t>Sweeney2015</w:t>
      </w:r>
      <w:r w:rsidR="00CA7543">
        <w:rPr>
          <w:rFonts w:ascii="Arial" w:hAnsi="Arial" w:cs="Arial"/>
          <w:sz w:val="18"/>
          <w:szCs w:val="18"/>
          <w:lang w:val="en-GB"/>
        </w:rPr>
        <w:t>,</w:t>
      </w:r>
      <w:r w:rsidR="00DB0B24" w:rsidRPr="00DB0B24">
        <w:rPr>
          <w:lang w:val="en-US"/>
        </w:rPr>
        <w:t xml:space="preserve"> </w:t>
      </w:r>
      <w:r w:rsidR="00DB0B24" w:rsidRPr="00DB0B24">
        <w:rPr>
          <w:rFonts w:ascii="Arial" w:hAnsi="Arial" w:cs="Arial"/>
          <w:sz w:val="18"/>
          <w:szCs w:val="18"/>
          <w:lang w:val="en-GB"/>
        </w:rPr>
        <w:t>Nuernberger2016</w:t>
      </w:r>
      <w:r w:rsidR="00CA7543">
        <w:rPr>
          <w:rFonts w:ascii="Arial" w:hAnsi="Arial" w:cs="Arial"/>
          <w:sz w:val="18"/>
          <w:szCs w:val="18"/>
          <w:lang w:val="en-GB"/>
        </w:rPr>
        <w:t>], outcrop geology [Kehl2015a,</w:t>
      </w:r>
      <w:ins w:id="24" w:author=" " w:date="2017-10-16T11:06:00Z">
        <w:r w:rsidR="006F39B1">
          <w:rPr>
            <w:rFonts w:ascii="Arial" w:hAnsi="Arial" w:cs="Arial"/>
            <w:sz w:val="18"/>
            <w:szCs w:val="18"/>
            <w:lang w:val="en-GB"/>
          </w:rPr>
          <w:t xml:space="preserve"> </w:t>
        </w:r>
      </w:ins>
      <w:r w:rsidR="00CA7543">
        <w:rPr>
          <w:rFonts w:ascii="Arial" w:hAnsi="Arial" w:cs="Arial"/>
          <w:sz w:val="18"/>
          <w:szCs w:val="18"/>
          <w:lang w:val="en-GB"/>
        </w:rPr>
        <w:t>Kehl2016</w:t>
      </w:r>
      <w:r w:rsidR="00DB0B24">
        <w:rPr>
          <w:rFonts w:ascii="Arial" w:hAnsi="Arial" w:cs="Arial"/>
          <w:sz w:val="18"/>
          <w:szCs w:val="18"/>
          <w:lang w:val="en-GB"/>
        </w:rPr>
        <w:t>b</w:t>
      </w:r>
      <w:r w:rsidR="00CA7543">
        <w:rPr>
          <w:rFonts w:ascii="Arial" w:hAnsi="Arial" w:cs="Arial"/>
          <w:sz w:val="18"/>
          <w:szCs w:val="18"/>
          <w:lang w:val="en-GB"/>
        </w:rPr>
        <w:t>] and hydrology [</w:t>
      </w:r>
      <w:del w:id="25" w:author="ms699852" w:date="2017-10-17T10:07:00Z">
        <w:r w:rsidR="00CA7543" w:rsidDel="007670ED">
          <w:rPr>
            <w:rFonts w:ascii="Arial" w:hAnsi="Arial" w:cs="Arial"/>
            <w:sz w:val="18"/>
            <w:szCs w:val="18"/>
            <w:lang w:val="en-GB"/>
          </w:rPr>
          <w:delText>Kröhnert2016</w:delText>
        </w:r>
      </w:del>
      <w:ins w:id="26" w:author=" " w:date="2017-10-16T11:07:00Z">
        <w:del w:id="27" w:author="ms699852" w:date="2017-10-17T10:07:00Z">
          <w:r w:rsidR="006F39B1" w:rsidDel="007670ED">
            <w:rPr>
              <w:rFonts w:ascii="Arial" w:hAnsi="Arial" w:cs="Arial"/>
              <w:sz w:val="18"/>
              <w:szCs w:val="18"/>
              <w:lang w:val="en-GB"/>
            </w:rPr>
            <w:delText xml:space="preserve">, </w:delText>
          </w:r>
        </w:del>
        <w:r w:rsidR="006F39B1">
          <w:rPr>
            <w:rFonts w:ascii="Arial" w:hAnsi="Arial" w:cs="Arial"/>
            <w:sz w:val="18"/>
            <w:szCs w:val="18"/>
            <w:lang w:val="en-GB"/>
          </w:rPr>
          <w:t xml:space="preserve">Kröhnert2017, </w:t>
        </w:r>
        <w:r w:rsidR="006F39B1" w:rsidRPr="007670ED">
          <w:rPr>
            <w:rFonts w:ascii="Arial" w:hAnsi="Arial" w:cs="Arial"/>
            <w:sz w:val="18"/>
            <w:szCs w:val="18"/>
            <w:lang w:val="en-GB"/>
          </w:rPr>
          <w:t>Eltner</w:t>
        </w:r>
      </w:ins>
      <w:ins w:id="28" w:author="ms699852" w:date="2017-10-17T10:07:00Z">
        <w:r w:rsidR="007670ED" w:rsidRPr="007670ED">
          <w:rPr>
            <w:rFonts w:ascii="Arial" w:hAnsi="Arial" w:cs="Arial"/>
            <w:sz w:val="18"/>
            <w:szCs w:val="18"/>
            <w:lang w:val="en-GB"/>
            <w:rPrChange w:id="29" w:author="ms699852" w:date="2017-10-17T10:07:00Z">
              <w:rPr>
                <w:rFonts w:ascii="Arial" w:hAnsi="Arial" w:cs="Arial"/>
                <w:sz w:val="18"/>
                <w:szCs w:val="18"/>
                <w:highlight w:val="magenta"/>
                <w:lang w:val="en-GB"/>
              </w:rPr>
            </w:rPrChange>
          </w:rPr>
          <w:t>2017</w:t>
        </w:r>
        <w:r w:rsidR="007670ED">
          <w:rPr>
            <w:rFonts w:ascii="Arial" w:hAnsi="Arial" w:cs="Arial"/>
            <w:sz w:val="18"/>
            <w:szCs w:val="18"/>
            <w:lang w:val="en-GB"/>
          </w:rPr>
          <w:t xml:space="preserve">, </w:t>
        </w:r>
        <w:r w:rsidR="007670ED" w:rsidRPr="007670ED">
          <w:rPr>
            <w:rFonts w:ascii="Arial" w:hAnsi="Arial" w:cs="Arial"/>
            <w:sz w:val="18"/>
            <w:szCs w:val="18"/>
            <w:lang w:val="en-GB"/>
          </w:rPr>
          <w:t>Kröhnert2016</w:t>
        </w:r>
      </w:ins>
      <w:ins w:id="30" w:author=" " w:date="2017-10-16T11:07:00Z">
        <w:del w:id="31" w:author="ms699852" w:date="2017-10-17T10:07:00Z">
          <w:r w:rsidR="006F39B1" w:rsidRPr="006F39B1" w:rsidDel="007670ED">
            <w:rPr>
              <w:rFonts w:ascii="Arial" w:hAnsi="Arial" w:cs="Arial"/>
              <w:sz w:val="18"/>
              <w:szCs w:val="18"/>
              <w:highlight w:val="magenta"/>
              <w:lang w:val="en-GB"/>
              <w:rPrChange w:id="32" w:author=" " w:date="2017-10-16T11:07:00Z">
                <w:rPr>
                  <w:rFonts w:ascii="Arial" w:hAnsi="Arial" w:cs="Arial"/>
                  <w:sz w:val="18"/>
                  <w:szCs w:val="18"/>
                  <w:lang w:val="en-GB"/>
                </w:rPr>
              </w:rPrChange>
            </w:rPr>
            <w:delText>?</w:delText>
          </w:r>
        </w:del>
      </w:ins>
      <w:r w:rsidR="00CA7543">
        <w:rPr>
          <w:rFonts w:ascii="Arial" w:hAnsi="Arial" w:cs="Arial"/>
          <w:sz w:val="18"/>
          <w:szCs w:val="18"/>
          <w:lang w:val="en-GB"/>
        </w:rPr>
        <w:t xml:space="preserve">], utilise this approach in </w:t>
      </w:r>
      <w:proofErr w:type="gramStart"/>
      <w:r w:rsidR="00CA7543">
        <w:rPr>
          <w:rFonts w:ascii="Arial" w:hAnsi="Arial" w:cs="Arial"/>
          <w:sz w:val="18"/>
          <w:szCs w:val="18"/>
          <w:lang w:val="en-GB"/>
        </w:rPr>
        <w:t>mobile</w:t>
      </w:r>
      <w:proofErr w:type="gramEnd"/>
      <w:r w:rsidR="00CA7543">
        <w:rPr>
          <w:rFonts w:ascii="Arial" w:hAnsi="Arial" w:cs="Arial"/>
          <w:sz w:val="18"/>
          <w:szCs w:val="18"/>
          <w:lang w:val="en-GB"/>
        </w:rPr>
        <w:t xml:space="preserve"> applications for localisation, tracking and interpretation purposes. Furthermore, the approach is integrated in common high-level concepts, such as simultaneous localisation and mapping (SLAM) and visual odometry [</w:t>
      </w:r>
      <w:r w:rsidR="00DB0B24" w:rsidRPr="00DB0B24">
        <w:rPr>
          <w:rFonts w:ascii="Arial" w:hAnsi="Arial" w:cs="Arial"/>
          <w:sz w:val="18"/>
          <w:szCs w:val="18"/>
          <w:lang w:val="en-GB"/>
        </w:rPr>
        <w:t>Caron2014</w:t>
      </w:r>
      <w:r w:rsidR="00CA7543">
        <w:rPr>
          <w:rFonts w:ascii="Arial" w:hAnsi="Arial" w:cs="Arial"/>
          <w:sz w:val="18"/>
          <w:szCs w:val="18"/>
          <w:lang w:val="en-GB"/>
        </w:rPr>
        <w:t xml:space="preserve">], which are implemented on mobile </w:t>
      </w:r>
      <w:r w:rsidR="00BC52E4">
        <w:rPr>
          <w:rFonts w:ascii="Arial" w:hAnsi="Arial" w:cs="Arial"/>
          <w:sz w:val="18"/>
          <w:szCs w:val="18"/>
          <w:lang w:val="en-GB"/>
        </w:rPr>
        <w:t>systems, e.</w:t>
      </w:r>
      <w:ins w:id="33" w:author="ms699852" w:date="2017-10-17T10:07:00Z">
        <w:r w:rsidR="0017377F">
          <w:rPr>
            <w:rFonts w:ascii="Arial" w:hAnsi="Arial" w:cs="Arial"/>
            <w:sz w:val="18"/>
            <w:szCs w:val="18"/>
            <w:lang w:val="en-GB"/>
          </w:rPr>
          <w:t> </w:t>
        </w:r>
      </w:ins>
      <w:r w:rsidR="00BC52E4">
        <w:rPr>
          <w:rFonts w:ascii="Arial" w:hAnsi="Arial" w:cs="Arial"/>
          <w:sz w:val="18"/>
          <w:szCs w:val="18"/>
          <w:lang w:val="en-GB"/>
        </w:rPr>
        <w:t>g. Google’s Project Tang</w:t>
      </w:r>
      <w:r w:rsidR="00E560E8">
        <w:rPr>
          <w:rFonts w:ascii="Arial" w:hAnsi="Arial" w:cs="Arial"/>
          <w:sz w:val="18"/>
          <w:szCs w:val="18"/>
          <w:lang w:val="en-GB"/>
        </w:rPr>
        <w:t>o</w:t>
      </w:r>
      <w:r w:rsidR="00BC52E4">
        <w:rPr>
          <w:rFonts w:ascii="Arial" w:hAnsi="Arial" w:cs="Arial"/>
          <w:sz w:val="18"/>
          <w:szCs w:val="18"/>
          <w:lang w:val="en-GB"/>
        </w:rPr>
        <w:t xml:space="preserve"> [</w:t>
      </w:r>
      <w:r w:rsidR="00DB0B24" w:rsidRPr="00DB0B24">
        <w:rPr>
          <w:rFonts w:ascii="Arial" w:hAnsi="Arial" w:cs="Arial"/>
          <w:sz w:val="18"/>
          <w:szCs w:val="18"/>
          <w:lang w:val="en-GB"/>
        </w:rPr>
        <w:t>Google2016</w:t>
      </w:r>
      <w:r w:rsidR="00BC52E4">
        <w:rPr>
          <w:rFonts w:ascii="Arial" w:hAnsi="Arial" w:cs="Arial"/>
          <w:sz w:val="18"/>
          <w:szCs w:val="18"/>
          <w:lang w:val="en-GB"/>
        </w:rPr>
        <w:t>]</w:t>
      </w:r>
      <w:r w:rsidR="00CA7543">
        <w:rPr>
          <w:rFonts w:ascii="Arial" w:hAnsi="Arial" w:cs="Arial"/>
          <w:sz w:val="18"/>
          <w:szCs w:val="18"/>
          <w:lang w:val="en-GB"/>
        </w:rPr>
        <w:t xml:space="preserve">. For applications with actual discrete geometry as surface representation, the 3D coordinates are supplied by </w:t>
      </w:r>
      <w:proofErr w:type="spellStart"/>
      <w:r w:rsidR="00CA7543">
        <w:rPr>
          <w:rFonts w:ascii="Arial" w:hAnsi="Arial" w:cs="Arial"/>
          <w:sz w:val="18"/>
          <w:szCs w:val="18"/>
          <w:lang w:val="en-GB"/>
        </w:rPr>
        <w:t>raycast</w:t>
      </w:r>
      <w:proofErr w:type="spellEnd"/>
      <w:r w:rsidR="00CA7543">
        <w:rPr>
          <w:rFonts w:ascii="Arial" w:hAnsi="Arial" w:cs="Arial"/>
          <w:sz w:val="18"/>
          <w:szCs w:val="18"/>
          <w:lang w:val="en-GB"/>
        </w:rPr>
        <w:t xml:space="preserve">-intersections between the vantage point, the 2D </w:t>
      </w:r>
      <w:r w:rsidR="00BC52E4">
        <w:rPr>
          <w:rFonts w:ascii="Arial" w:hAnsi="Arial" w:cs="Arial"/>
          <w:sz w:val="18"/>
          <w:szCs w:val="18"/>
          <w:lang w:val="en-GB"/>
        </w:rPr>
        <w:t>point coordinate in the camera plane and the triangulated irregular network (TIN).</w:t>
      </w:r>
    </w:p>
    <w:p w:rsidR="00DF56B4" w:rsidRPr="00D837E4" w:rsidRDefault="00DF56B4" w:rsidP="00376F1C">
      <w:pPr>
        <w:widowControl w:val="0"/>
        <w:tabs>
          <w:tab w:val="left" w:pos="142"/>
        </w:tabs>
        <w:jc w:val="both"/>
        <w:rPr>
          <w:rFonts w:ascii="Arial" w:hAnsi="Arial" w:cs="Arial"/>
          <w:lang w:val="en-GB"/>
        </w:rPr>
      </w:pPr>
      <w:r>
        <w:rPr>
          <w:rFonts w:ascii="Arial" w:hAnsi="Arial" w:cs="Arial"/>
          <w:sz w:val="18"/>
          <w:szCs w:val="18"/>
          <w:lang w:val="en-GB"/>
        </w:rPr>
        <w:tab/>
      </w:r>
      <w:r w:rsidR="00BC52E4">
        <w:rPr>
          <w:rFonts w:ascii="Arial" w:hAnsi="Arial" w:cs="Arial"/>
          <w:sz w:val="18"/>
          <w:szCs w:val="18"/>
          <w:lang w:val="en-GB"/>
        </w:rPr>
        <w:t xml:space="preserve">Modern applications increasingly use a point set representation of the object’s surface as this is directly provided by various 3D object scanning techniques. In these cases, the 3D coordinate computation needs to be adapted as rays cannot be intersected with zero-extent </w:t>
      </w:r>
      <w:del w:id="34" w:author="ms699852" w:date="2017-10-17T10:09:00Z">
        <w:r w:rsidR="00BC52E4" w:rsidDel="0017377F">
          <w:rPr>
            <w:rFonts w:ascii="Arial" w:hAnsi="Arial" w:cs="Arial"/>
            <w:sz w:val="18"/>
            <w:szCs w:val="18"/>
            <w:lang w:val="en-GB"/>
          </w:rPr>
          <w:delText>points.</w:delText>
        </w:r>
        <w:r w:rsidRPr="004F3F30" w:rsidDel="0017377F">
          <w:rPr>
            <w:rFonts w:ascii="Arial" w:hAnsi="Arial" w:cs="Arial"/>
            <w:sz w:val="18"/>
            <w:szCs w:val="18"/>
            <w:highlight w:val="magenta"/>
            <w:lang w:val="en-GB"/>
            <w:rPrChange w:id="35" w:author="Greenich Viper" w:date="2017-09-05T19:46:00Z">
              <w:rPr>
                <w:rFonts w:ascii="Arial" w:hAnsi="Arial" w:cs="Arial"/>
                <w:sz w:val="18"/>
                <w:szCs w:val="18"/>
                <w:highlight w:val="red"/>
                <w:lang w:val="en-GB"/>
              </w:rPr>
            </w:rPrChange>
          </w:rPr>
          <w:delText>[</w:delText>
        </w:r>
      </w:del>
      <w:ins w:id="36" w:author="ms699852" w:date="2017-10-17T10:09:00Z">
        <w:r w:rsidR="0017377F">
          <w:rPr>
            <w:rFonts w:ascii="Arial" w:hAnsi="Arial" w:cs="Arial"/>
            <w:sz w:val="18"/>
            <w:szCs w:val="18"/>
            <w:lang w:val="en-GB"/>
          </w:rPr>
          <w:t>points.</w:t>
        </w:r>
        <w:r w:rsidR="0017377F" w:rsidRPr="0017377F">
          <w:rPr>
            <w:rFonts w:ascii="Arial" w:hAnsi="Arial" w:cs="Arial"/>
            <w:sz w:val="18"/>
            <w:szCs w:val="18"/>
            <w:highlight w:val="magenta"/>
            <w:lang w:val="en-GB"/>
          </w:rPr>
          <w:t xml:space="preserve"> </w:t>
        </w:r>
        <w:proofErr w:type="gramStart"/>
        <w:r w:rsidR="0017377F" w:rsidRPr="0017377F">
          <w:rPr>
            <w:rFonts w:ascii="Arial" w:hAnsi="Arial" w:cs="Arial"/>
            <w:sz w:val="18"/>
            <w:szCs w:val="18"/>
            <w:highlight w:val="magenta"/>
            <w:lang w:val="en-GB"/>
          </w:rPr>
          <w:t>[</w:t>
        </w:r>
      </w:ins>
      <w:commentRangeStart w:id="37"/>
      <w:r w:rsidRPr="004F3F30">
        <w:rPr>
          <w:rFonts w:ascii="Arial" w:hAnsi="Arial" w:cs="Arial"/>
          <w:sz w:val="18"/>
          <w:szCs w:val="18"/>
          <w:highlight w:val="magenta"/>
          <w:lang w:val="en-GB"/>
          <w:rPrChange w:id="38" w:author="Greenich Viper" w:date="2017-09-05T19:46:00Z">
            <w:rPr>
              <w:rFonts w:ascii="Arial" w:hAnsi="Arial" w:cs="Arial"/>
              <w:sz w:val="18"/>
              <w:szCs w:val="18"/>
              <w:highlight w:val="red"/>
              <w:lang w:val="en-GB"/>
            </w:rPr>
          </w:rPrChange>
        </w:rPr>
        <w:t>VARIATION FOR F-B APPROACHES ON POINT SET/CLOUDS</w:t>
      </w:r>
      <w:commentRangeEnd w:id="37"/>
      <w:r w:rsidR="0017377F">
        <w:rPr>
          <w:rStyle w:val="Kommentarzeichen"/>
        </w:rPr>
        <w:commentReference w:id="37"/>
      </w:r>
      <w:r w:rsidRPr="004F3F30">
        <w:rPr>
          <w:rFonts w:ascii="Arial" w:hAnsi="Arial" w:cs="Arial"/>
          <w:sz w:val="18"/>
          <w:szCs w:val="18"/>
          <w:highlight w:val="magenta"/>
          <w:lang w:val="en-GB"/>
          <w:rPrChange w:id="39" w:author="Greenich Viper" w:date="2017-09-05T19:46:00Z">
            <w:rPr>
              <w:rFonts w:ascii="Arial" w:hAnsi="Arial" w:cs="Arial"/>
              <w:sz w:val="18"/>
              <w:szCs w:val="18"/>
              <w:highlight w:val="red"/>
              <w:lang w:val="en-GB"/>
            </w:rPr>
          </w:rPrChange>
        </w:rPr>
        <w:t>].</w:t>
      </w:r>
      <w:proofErr w:type="gramEnd"/>
    </w:p>
    <w:p w:rsidR="00376F1C" w:rsidRDefault="00376F1C" w:rsidP="00376F1C">
      <w:pPr>
        <w:widowControl w:val="0"/>
        <w:tabs>
          <w:tab w:val="left" w:pos="142"/>
        </w:tabs>
        <w:jc w:val="both"/>
        <w:rPr>
          <w:rFonts w:ascii="Arial" w:hAnsi="Arial" w:cs="Arial"/>
          <w:lang w:val="en-GB"/>
        </w:rPr>
      </w:pPr>
      <w:r>
        <w:rPr>
          <w:rFonts w:ascii="Arial" w:hAnsi="Arial" w:cs="Arial"/>
          <w:sz w:val="18"/>
          <w:szCs w:val="18"/>
          <w:lang w:val="en-GB"/>
        </w:rPr>
        <w:tab/>
      </w:r>
      <w:r w:rsidR="00DF56B4" w:rsidRPr="00652D66">
        <w:rPr>
          <w:rFonts w:ascii="Arial" w:hAnsi="Arial" w:cs="Arial"/>
          <w:sz w:val="18"/>
          <w:szCs w:val="18"/>
          <w:highlight w:val="yellow"/>
          <w:lang w:val="en-GB"/>
        </w:rPr>
        <w:t>At last, hybrid (i.e. multi-modal) approaches exist that combine several of the above-outlined methods in one</w:t>
      </w:r>
      <w:r w:rsidRPr="00652D66">
        <w:rPr>
          <w:rFonts w:ascii="Arial" w:hAnsi="Arial" w:cs="Arial"/>
          <w:sz w:val="18"/>
          <w:szCs w:val="18"/>
          <w:highlight w:val="yellow"/>
          <w:lang w:val="en-GB"/>
        </w:rPr>
        <w:t>.</w:t>
      </w:r>
      <w:r w:rsidR="00DF56B4" w:rsidRPr="00652D66">
        <w:rPr>
          <w:rFonts w:ascii="Arial" w:hAnsi="Arial" w:cs="Arial"/>
          <w:sz w:val="18"/>
          <w:szCs w:val="18"/>
          <w:highlight w:val="yellow"/>
          <w:lang w:val="en-GB"/>
        </w:rPr>
        <w:t xml:space="preserve"> One example is mutual correspondence, which combines the mutual information maximisation and point re-projection distance minimisation in a weighted manner [</w:t>
      </w:r>
      <w:r w:rsidR="00DB0B24" w:rsidRPr="00DB0B24">
        <w:rPr>
          <w:rFonts w:ascii="Arial" w:hAnsi="Arial" w:cs="Arial"/>
          <w:sz w:val="18"/>
          <w:szCs w:val="18"/>
          <w:highlight w:val="yellow"/>
          <w:lang w:val="en-GB"/>
        </w:rPr>
        <w:t>Sottile2010</w:t>
      </w:r>
      <w:r w:rsidR="00DF56B4" w:rsidRPr="00652D66">
        <w:rPr>
          <w:rFonts w:ascii="Arial" w:hAnsi="Arial" w:cs="Arial"/>
          <w:sz w:val="18"/>
          <w:szCs w:val="18"/>
          <w:highlight w:val="yellow"/>
          <w:lang w:val="en-GB"/>
        </w:rPr>
        <w:t>].</w:t>
      </w:r>
    </w:p>
    <w:p w:rsidR="00DD02B1" w:rsidRDefault="00BC52E4" w:rsidP="00BC52E4">
      <w:pPr>
        <w:widowControl w:val="0"/>
        <w:tabs>
          <w:tab w:val="left" w:pos="142"/>
        </w:tabs>
        <w:rPr>
          <w:rFonts w:ascii="Arial" w:hAnsi="Arial" w:cs="Arial"/>
          <w:color w:val="000000"/>
          <w:sz w:val="18"/>
          <w:szCs w:val="18"/>
          <w:lang w:val="en-US"/>
        </w:rPr>
      </w:pPr>
      <w:r>
        <w:rPr>
          <w:rFonts w:ascii="Arial" w:hAnsi="Arial" w:cs="Arial"/>
          <w:sz w:val="18"/>
          <w:szCs w:val="18"/>
          <w:lang w:val="en-GB"/>
        </w:rPr>
        <w:tab/>
        <w:t>The remainder of this article focuses on feature-based registration as currently predominant concept on mobile devices due to its simple implementation, easy adaptability, generic applicability (e.g. in contrast to horizon alignment) and the achievable performance on even low-power devices.</w:t>
      </w:r>
      <w:r w:rsidR="00DD02B1" w:rsidRPr="00DD02B1">
        <w:rPr>
          <w:rFonts w:ascii="Arial" w:hAnsi="Arial" w:cs="Arial"/>
          <w:color w:val="000000"/>
          <w:sz w:val="18"/>
          <w:szCs w:val="18"/>
          <w:lang w:val="en-US"/>
        </w:rPr>
        <w:t xml:space="preserve"> </w:t>
      </w:r>
    </w:p>
    <w:p w:rsidR="00DD02B1" w:rsidRDefault="00DD02B1" w:rsidP="00BC52E4">
      <w:pPr>
        <w:widowControl w:val="0"/>
        <w:tabs>
          <w:tab w:val="left" w:pos="142"/>
        </w:tabs>
        <w:rPr>
          <w:rFonts w:ascii="Arial" w:hAnsi="Arial" w:cs="Arial"/>
          <w:color w:val="000000"/>
          <w:sz w:val="18"/>
          <w:szCs w:val="18"/>
          <w:lang w:val="en-US"/>
        </w:rPr>
      </w:pPr>
    </w:p>
    <w:p w:rsidR="00CE6AD1" w:rsidRDefault="00B47BF9" w:rsidP="00BC52E4">
      <w:pPr>
        <w:widowControl w:val="0"/>
        <w:tabs>
          <w:tab w:val="left" w:pos="142"/>
        </w:tabs>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239260" cy="1906270"/>
            <wp:effectExtent l="19050" t="0" r="8890" b="0"/>
            <wp:docPr id="1" name="Bild 1" descr="FSMgRpUFlrP-O0y6793X8mbBPFUjcGp4UeaQbdWbFNxzAdX2cBNFRU96GAd29jDyywjz87qQ32bg_M776kWz-0zAq-E7uFNnIb7LCkSNQpML73CO5OVSukZewOWy32R5xkxEU2R7YSuhjML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MgRpUFlrP-O0y6793X8mbBPFUjcGp4UeaQbdWbFNxzAdX2cBNFRU96GAd29jDyywjz87qQ32bg_M776kWz-0zAq-E7uFNnIb7LCkSNQpML73CO5OVSukZewOWy32R5xkxEU2R7YSuhjMLg7Q"/>
                    <pic:cNvPicPr>
                      <a:picLocks noChangeAspect="1" noChangeArrowheads="1"/>
                    </pic:cNvPicPr>
                  </pic:nvPicPr>
                  <pic:blipFill>
                    <a:blip r:embed="rId9" cstate="print"/>
                    <a:srcRect/>
                    <a:stretch>
                      <a:fillRect/>
                    </a:stretch>
                  </pic:blipFill>
                  <pic:spPr bwMode="auto">
                    <a:xfrm>
                      <a:off x="0" y="0"/>
                      <a:ext cx="4239260" cy="1906270"/>
                    </a:xfrm>
                    <a:prstGeom prst="rect">
                      <a:avLst/>
                    </a:prstGeom>
                    <a:noFill/>
                    <a:ln w="9525">
                      <a:noFill/>
                      <a:miter lim="800000"/>
                      <a:headEnd/>
                      <a:tailEnd/>
                    </a:ln>
                  </pic:spPr>
                </pic:pic>
              </a:graphicData>
            </a:graphic>
          </wp:inline>
        </w:drawing>
      </w:r>
    </w:p>
    <w:p w:rsidR="003A2112" w:rsidRPr="006F39B1" w:rsidDel="005D2D7B" w:rsidRDefault="004F3F30" w:rsidP="005D2D7B">
      <w:pPr>
        <w:widowControl w:val="0"/>
        <w:spacing w:before="120"/>
        <w:rPr>
          <w:del w:id="40" w:author="ms699852" w:date="2017-10-17T11:20:00Z"/>
          <w:rFonts w:ascii="Arial" w:hAnsi="Arial" w:cs="Arial"/>
          <w:lang w:val="en-US"/>
        </w:rPr>
        <w:pPrChange w:id="41" w:author="ms699852" w:date="2017-10-17T11:20:00Z">
          <w:pPr>
            <w:widowControl w:val="0"/>
          </w:pPr>
        </w:pPrChange>
      </w:pPr>
      <w:proofErr w:type="gramStart"/>
      <w:r w:rsidRPr="005D2D7B">
        <w:rPr>
          <w:rFonts w:ascii="Arial" w:hAnsi="Arial" w:cs="Arial"/>
          <w:b/>
          <w:bCs/>
          <w:sz w:val="18"/>
          <w:szCs w:val="18"/>
          <w:lang w:val="en-US"/>
          <w:rPrChange w:id="42" w:author="ms699852" w:date="2017-10-17T11:20:00Z">
            <w:rPr>
              <w:rFonts w:ascii="Arial" w:hAnsi="Arial" w:cs="Arial"/>
              <w:b/>
              <w:bCs/>
              <w:sz w:val="18"/>
              <w:szCs w:val="18"/>
              <w:highlight w:val="magenta"/>
              <w:lang w:val="en-US"/>
            </w:rPr>
          </w:rPrChange>
        </w:rPr>
        <w:t>Fig</w:t>
      </w:r>
      <w:r w:rsidR="003A2112" w:rsidRPr="005D2D7B">
        <w:rPr>
          <w:rFonts w:ascii="Arial" w:hAnsi="Arial" w:cs="Arial"/>
          <w:b/>
          <w:bCs/>
          <w:sz w:val="18"/>
          <w:szCs w:val="18"/>
          <w:lang w:val="en-US"/>
          <w:rPrChange w:id="43" w:author="ms699852" w:date="2017-10-17T11:20:00Z">
            <w:rPr>
              <w:rFonts w:ascii="Arial" w:hAnsi="Arial" w:cs="Arial"/>
              <w:b/>
              <w:bCs/>
              <w:sz w:val="18"/>
              <w:szCs w:val="18"/>
              <w:highlight w:val="magenta"/>
              <w:lang w:val="en-US"/>
            </w:rPr>
          </w:rPrChange>
        </w:rPr>
        <w:t xml:space="preserve">. </w:t>
      </w:r>
      <w:r w:rsidR="00295F10" w:rsidRPr="005D2D7B">
        <w:rPr>
          <w:rFonts w:ascii="Arial" w:hAnsi="Arial" w:cs="Arial"/>
          <w:b/>
          <w:bCs/>
          <w:sz w:val="18"/>
          <w:szCs w:val="18"/>
          <w:lang w:val="en-US"/>
          <w:rPrChange w:id="44" w:author="ms699852" w:date="2017-10-17T11:20:00Z">
            <w:rPr>
              <w:rFonts w:ascii="Arial" w:hAnsi="Arial" w:cs="Arial"/>
              <w:b/>
              <w:bCs/>
              <w:sz w:val="18"/>
              <w:szCs w:val="18"/>
              <w:highlight w:val="magenta"/>
              <w:lang w:val="en-US"/>
            </w:rPr>
          </w:rPrChange>
        </w:rPr>
        <w:t>1</w:t>
      </w:r>
      <w:r w:rsidR="003A2112" w:rsidRPr="005D2D7B">
        <w:rPr>
          <w:rFonts w:ascii="Arial" w:hAnsi="Arial" w:cs="Arial"/>
          <w:b/>
          <w:bCs/>
          <w:sz w:val="18"/>
          <w:szCs w:val="18"/>
          <w:lang w:val="en-US"/>
          <w:rPrChange w:id="45" w:author="ms699852" w:date="2017-10-17T11:20:00Z">
            <w:rPr>
              <w:rFonts w:ascii="Arial" w:hAnsi="Arial" w:cs="Arial"/>
              <w:b/>
              <w:bCs/>
              <w:sz w:val="18"/>
              <w:szCs w:val="18"/>
              <w:highlight w:val="magenta"/>
              <w:lang w:val="en-US"/>
            </w:rPr>
          </w:rPrChange>
        </w:rPr>
        <w:t>.</w:t>
      </w:r>
      <w:proofErr w:type="gramEnd"/>
      <w:r w:rsidR="003A2112" w:rsidRPr="005D2D7B">
        <w:rPr>
          <w:rFonts w:ascii="Arial" w:hAnsi="Arial" w:cs="Arial"/>
          <w:sz w:val="18"/>
          <w:szCs w:val="18"/>
          <w:lang w:val="en-US"/>
          <w:rPrChange w:id="46" w:author="ms699852" w:date="2017-10-17T11:20:00Z">
            <w:rPr>
              <w:rFonts w:ascii="Arial" w:hAnsi="Arial" w:cs="Arial"/>
              <w:sz w:val="18"/>
              <w:szCs w:val="18"/>
              <w:highlight w:val="magenta"/>
              <w:lang w:val="en-US"/>
            </w:rPr>
          </w:rPrChange>
        </w:rPr>
        <w:t xml:space="preserve"> </w:t>
      </w:r>
      <w:proofErr w:type="gramStart"/>
      <w:r w:rsidR="00295F10" w:rsidRPr="006F39B1">
        <w:rPr>
          <w:rFonts w:ascii="Arial" w:hAnsi="Arial" w:cs="Arial"/>
          <w:sz w:val="18"/>
          <w:szCs w:val="18"/>
          <w:lang w:val="en-GB"/>
        </w:rPr>
        <w:t>Main workflow for feature-based, mobile sensor-assisted image-to-geometry registration</w:t>
      </w:r>
      <w:ins w:id="47" w:author=" " w:date="2017-10-16T11:14:00Z">
        <w:r w:rsidR="00E34FE1">
          <w:rPr>
            <w:rFonts w:ascii="Arial" w:hAnsi="Arial" w:cs="Arial"/>
            <w:sz w:val="18"/>
            <w:szCs w:val="18"/>
            <w:lang w:val="en-GB"/>
          </w:rPr>
          <w:t>.</w:t>
        </w:r>
      </w:ins>
      <w:proofErr w:type="gramEnd"/>
    </w:p>
    <w:p w:rsidR="003A2112" w:rsidRPr="006F39B1" w:rsidRDefault="003A2112" w:rsidP="005D2D7B">
      <w:pPr>
        <w:widowControl w:val="0"/>
        <w:spacing w:before="120"/>
        <w:rPr>
          <w:rFonts w:ascii="Arial" w:hAnsi="Arial" w:cs="Arial"/>
          <w:lang w:val="en-US"/>
        </w:rPr>
        <w:pPrChange w:id="48" w:author="ms699852" w:date="2017-10-17T11:20:00Z">
          <w:pPr>
            <w:widowControl w:val="0"/>
            <w:tabs>
              <w:tab w:val="left" w:pos="142"/>
            </w:tabs>
          </w:pPr>
        </w:pPrChange>
      </w:pPr>
    </w:p>
    <w:p w:rsidR="00BC52E4" w:rsidRPr="006F39B1" w:rsidRDefault="00BC52E4">
      <w:pPr>
        <w:widowControl w:val="0"/>
        <w:rPr>
          <w:rFonts w:ascii="Arial" w:hAnsi="Arial" w:cs="Arial"/>
          <w:lang w:val="en-US"/>
        </w:rPr>
      </w:pPr>
    </w:p>
    <w:p w:rsidR="00376F1C" w:rsidRDefault="00376F1C" w:rsidP="00376F1C">
      <w:pPr>
        <w:widowControl w:val="0"/>
        <w:tabs>
          <w:tab w:val="left" w:pos="284"/>
        </w:tabs>
        <w:jc w:val="both"/>
        <w:rPr>
          <w:rFonts w:ascii="Arial" w:hAnsi="Arial" w:cs="Arial"/>
          <w:sz w:val="18"/>
          <w:szCs w:val="18"/>
          <w:lang w:val="en-US"/>
        </w:rPr>
      </w:pPr>
      <w:r>
        <w:rPr>
          <w:rFonts w:ascii="Arial" w:hAnsi="Arial" w:cs="Arial"/>
          <w:b/>
          <w:bCs/>
          <w:lang w:val="en-US"/>
        </w:rPr>
        <w:t>3</w:t>
      </w:r>
      <w:r>
        <w:rPr>
          <w:rFonts w:ascii="Arial" w:hAnsi="Arial" w:cs="Arial"/>
          <w:b/>
          <w:bCs/>
          <w:lang w:val="en-US"/>
        </w:rPr>
        <w:tab/>
        <w:t>Challenges</w:t>
      </w:r>
    </w:p>
    <w:p w:rsidR="00376F1C" w:rsidRDefault="00376F1C" w:rsidP="00376F1C">
      <w:pPr>
        <w:widowControl w:val="0"/>
        <w:jc w:val="both"/>
        <w:rPr>
          <w:rFonts w:ascii="Arial" w:hAnsi="Arial" w:cs="Arial"/>
          <w:sz w:val="18"/>
          <w:szCs w:val="18"/>
          <w:lang w:val="en-US"/>
        </w:rPr>
      </w:pPr>
    </w:p>
    <w:p w:rsidR="00DD02B1" w:rsidDel="005D2D7B" w:rsidRDefault="0041167C" w:rsidP="00376F1C">
      <w:pPr>
        <w:widowControl w:val="0"/>
        <w:jc w:val="both"/>
        <w:rPr>
          <w:del w:id="49" w:author="ms699852" w:date="2017-10-17T11:20:00Z"/>
          <w:rFonts w:ascii="Arial" w:hAnsi="Arial" w:cs="Arial"/>
          <w:sz w:val="18"/>
          <w:szCs w:val="18"/>
          <w:lang w:val="en-US"/>
        </w:rPr>
      </w:pPr>
      <w:r>
        <w:rPr>
          <w:rFonts w:ascii="Arial" w:hAnsi="Arial" w:cs="Arial"/>
          <w:sz w:val="18"/>
          <w:szCs w:val="18"/>
          <w:lang w:val="en-US"/>
        </w:rPr>
        <w:t>Despite being tested on synthetic- as well as domain-specific case studies (e.g</w:t>
      </w:r>
      <w:r w:rsidR="00D765D4">
        <w:rPr>
          <w:rFonts w:ascii="Arial" w:hAnsi="Arial" w:cs="Arial"/>
          <w:sz w:val="18"/>
          <w:szCs w:val="18"/>
          <w:lang w:val="en-US"/>
        </w:rPr>
        <w:t>. cultural heritage, hydrology, geology</w:t>
      </w:r>
      <w:r>
        <w:rPr>
          <w:rFonts w:ascii="Arial" w:hAnsi="Arial" w:cs="Arial"/>
          <w:sz w:val="18"/>
          <w:szCs w:val="18"/>
          <w:lang w:val="en-US"/>
        </w:rPr>
        <w:t xml:space="preserve">) in past years, the available methods, in particular feature-based registration, are still far away from being fully-automatic. Applying the </w:t>
      </w:r>
      <w:r w:rsidR="00652D66">
        <w:rPr>
          <w:rFonts w:ascii="Arial" w:hAnsi="Arial" w:cs="Arial"/>
          <w:sz w:val="18"/>
          <w:szCs w:val="18"/>
          <w:lang w:val="en-US"/>
        </w:rPr>
        <w:t>previous</w:t>
      </w:r>
      <w:r>
        <w:rPr>
          <w:rFonts w:ascii="Arial" w:hAnsi="Arial" w:cs="Arial"/>
          <w:sz w:val="18"/>
          <w:szCs w:val="18"/>
          <w:lang w:val="en-US"/>
        </w:rPr>
        <w:t xml:space="preserve"> concepts still presents distinct challenges in real-world scenarios</w:t>
      </w:r>
      <w:r w:rsidR="0050260A">
        <w:rPr>
          <w:rFonts w:ascii="Arial" w:hAnsi="Arial" w:cs="Arial"/>
          <w:sz w:val="18"/>
          <w:szCs w:val="18"/>
          <w:lang w:val="en-US"/>
        </w:rPr>
        <w:t xml:space="preserve"> and </w:t>
      </w:r>
      <w:r w:rsidR="00652D66">
        <w:rPr>
          <w:rFonts w:ascii="Arial" w:hAnsi="Arial" w:cs="Arial"/>
          <w:sz w:val="18"/>
          <w:szCs w:val="18"/>
          <w:lang w:val="en-US"/>
        </w:rPr>
        <w:t>for mobile device platforms</w:t>
      </w:r>
      <w:r>
        <w:rPr>
          <w:rFonts w:ascii="Arial" w:hAnsi="Arial" w:cs="Arial"/>
          <w:sz w:val="18"/>
          <w:szCs w:val="18"/>
          <w:lang w:val="en-US"/>
        </w:rPr>
        <w:t>, which are discussed in this section</w:t>
      </w:r>
      <w:r w:rsidR="0050260A">
        <w:rPr>
          <w:rFonts w:ascii="Arial" w:hAnsi="Arial" w:cs="Arial"/>
          <w:sz w:val="18"/>
          <w:szCs w:val="18"/>
          <w:lang w:val="en-US"/>
        </w:rPr>
        <w:t>.</w:t>
      </w:r>
    </w:p>
    <w:p w:rsidR="00DD02B1" w:rsidRDefault="00DD02B1" w:rsidP="00376F1C">
      <w:pPr>
        <w:widowControl w:val="0"/>
        <w:jc w:val="both"/>
        <w:rPr>
          <w:rFonts w:ascii="Arial" w:hAnsi="Arial" w:cs="Arial"/>
          <w:sz w:val="18"/>
          <w:szCs w:val="18"/>
          <w:lang w:val="en-US"/>
        </w:rPr>
      </w:pPr>
    </w:p>
    <w:p w:rsidR="00061162" w:rsidRDefault="00061162" w:rsidP="00376F1C">
      <w:pPr>
        <w:widowControl w:val="0"/>
        <w:jc w:val="both"/>
        <w:rPr>
          <w:rFonts w:ascii="Arial" w:hAnsi="Arial" w:cs="Arial"/>
          <w:sz w:val="18"/>
          <w:szCs w:val="18"/>
          <w:lang w:val="en-US"/>
        </w:rPr>
      </w:pPr>
    </w:p>
    <w:p w:rsidR="00061162" w:rsidRPr="0017377F" w:rsidRDefault="00061162" w:rsidP="00376F1C">
      <w:pPr>
        <w:widowControl w:val="0"/>
        <w:jc w:val="both"/>
        <w:rPr>
          <w:rFonts w:ascii="Arial" w:hAnsi="Arial" w:cs="Arial"/>
          <w:sz w:val="18"/>
          <w:szCs w:val="18"/>
          <w:lang w:val="en-US"/>
        </w:rPr>
      </w:pPr>
      <w:r w:rsidRPr="0017377F">
        <w:rPr>
          <w:rFonts w:ascii="Arial" w:hAnsi="Arial" w:cs="Arial"/>
          <w:sz w:val="18"/>
          <w:szCs w:val="18"/>
          <w:lang w:val="en-US"/>
        </w:rPr>
        <w:t xml:space="preserve">3.1 </w:t>
      </w:r>
      <w:del w:id="50" w:author="ms699852" w:date="2017-10-17T14:13:00Z">
        <w:r w:rsidRPr="0017377F" w:rsidDel="004C323C">
          <w:rPr>
            <w:rFonts w:ascii="Arial" w:hAnsi="Arial" w:cs="Arial"/>
            <w:sz w:val="18"/>
            <w:szCs w:val="18"/>
            <w:lang w:val="en-US"/>
          </w:rPr>
          <w:delText>Internal Orientation and Camera Calibration</w:delText>
        </w:r>
      </w:del>
      <w:ins w:id="51" w:author="ms699852" w:date="2017-10-17T14:13:00Z">
        <w:r w:rsidR="004C323C">
          <w:rPr>
            <w:rFonts w:ascii="Arial" w:hAnsi="Arial" w:cs="Arial"/>
            <w:sz w:val="18"/>
            <w:szCs w:val="18"/>
            <w:lang w:val="en-US"/>
          </w:rPr>
          <w:t xml:space="preserve">Camera </w:t>
        </w:r>
        <w:proofErr w:type="spellStart"/>
        <w:r w:rsidR="004C323C">
          <w:rPr>
            <w:rFonts w:ascii="Arial" w:hAnsi="Arial" w:cs="Arial"/>
            <w:sz w:val="18"/>
            <w:szCs w:val="18"/>
            <w:lang w:val="en-US"/>
          </w:rPr>
          <w:t>intrinsics</w:t>
        </w:r>
      </w:ins>
      <w:proofErr w:type="spellEnd"/>
    </w:p>
    <w:p w:rsidR="0041167C" w:rsidRPr="0017377F" w:rsidRDefault="0041167C" w:rsidP="00376F1C">
      <w:pPr>
        <w:widowControl w:val="0"/>
        <w:jc w:val="both"/>
        <w:rPr>
          <w:rFonts w:ascii="Arial" w:hAnsi="Arial" w:cs="Arial"/>
          <w:sz w:val="18"/>
          <w:szCs w:val="18"/>
          <w:lang w:val="en-US"/>
        </w:rPr>
      </w:pPr>
    </w:p>
    <w:p w:rsidR="00376F1C" w:rsidRPr="0017377F" w:rsidDel="00066230" w:rsidRDefault="00376F1C" w:rsidP="00376F1C">
      <w:pPr>
        <w:widowControl w:val="0"/>
        <w:tabs>
          <w:tab w:val="left" w:pos="142"/>
        </w:tabs>
        <w:jc w:val="both"/>
        <w:rPr>
          <w:del w:id="52" w:author="ms699852" w:date="2017-10-17T10:23:00Z"/>
          <w:rFonts w:ascii="Arial" w:hAnsi="Arial" w:cs="Arial"/>
          <w:sz w:val="18"/>
          <w:szCs w:val="18"/>
          <w:lang w:val="en-GB"/>
        </w:rPr>
      </w:pPr>
      <w:del w:id="53" w:author="ms699852" w:date="2017-10-17T10:23:00Z">
        <w:r w:rsidRPr="0017377F" w:rsidDel="00066230">
          <w:rPr>
            <w:rFonts w:ascii="Arial" w:hAnsi="Arial" w:cs="Arial"/>
            <w:sz w:val="18"/>
            <w:szCs w:val="18"/>
            <w:lang w:val="en-GB"/>
          </w:rPr>
          <w:delText>text text text text text text text text text text text text text text text text text text text text text text text text</w:delText>
        </w:r>
      </w:del>
    </w:p>
    <w:p w:rsidR="00376F1C" w:rsidRPr="0017377F" w:rsidDel="00066230" w:rsidRDefault="00376F1C" w:rsidP="00376F1C">
      <w:pPr>
        <w:widowControl w:val="0"/>
        <w:tabs>
          <w:tab w:val="left" w:pos="142"/>
        </w:tabs>
        <w:jc w:val="both"/>
        <w:rPr>
          <w:del w:id="54" w:author="ms699852" w:date="2017-10-17T10:23:00Z"/>
          <w:rFonts w:ascii="Arial" w:hAnsi="Arial" w:cs="Arial"/>
          <w:sz w:val="18"/>
          <w:szCs w:val="18"/>
          <w:lang w:val="en-GB"/>
        </w:rPr>
      </w:pPr>
      <w:del w:id="55" w:author="ms699852" w:date="2017-10-17T10:23:00Z">
        <w:r w:rsidRPr="0017377F" w:rsidDel="00066230">
          <w:rPr>
            <w:rFonts w:ascii="Arial" w:hAnsi="Arial" w:cs="Arial"/>
            <w:sz w:val="18"/>
            <w:szCs w:val="18"/>
            <w:lang w:val="en-GB"/>
          </w:rPr>
          <w:tab/>
          <w:delText>text text text text text text text text text text text text text text text text text text text text text text text text</w:delText>
        </w:r>
      </w:del>
    </w:p>
    <w:p w:rsidR="00172DB4" w:rsidRPr="009112D8" w:rsidRDefault="00376F1C" w:rsidP="00376F1C">
      <w:pPr>
        <w:widowControl w:val="0"/>
        <w:tabs>
          <w:tab w:val="left" w:pos="142"/>
        </w:tabs>
        <w:jc w:val="both"/>
        <w:rPr>
          <w:ins w:id="56" w:author="ms699852" w:date="2017-10-17T13:03:00Z"/>
          <w:rFonts w:ascii="Arial" w:hAnsi="Arial" w:cs="Arial"/>
          <w:color w:val="000000"/>
          <w:sz w:val="18"/>
          <w:szCs w:val="18"/>
          <w:lang w:val="en-GB"/>
        </w:rPr>
      </w:pPr>
      <w:del w:id="57" w:author="ms699852" w:date="2017-10-17T10:23:00Z">
        <w:r w:rsidRPr="0017377F" w:rsidDel="00066230">
          <w:rPr>
            <w:rFonts w:ascii="Arial" w:hAnsi="Arial" w:cs="Arial"/>
            <w:sz w:val="18"/>
            <w:szCs w:val="18"/>
            <w:lang w:val="en-GB"/>
          </w:rPr>
          <w:tab/>
          <w:delText>text text text text text text text text text text text text text text text text text (Arial 9, Blocksatz).</w:delText>
        </w:r>
      </w:del>
      <w:ins w:id="58" w:author="ms699852" w:date="2017-10-17T10:24:00Z">
        <w:r w:rsidR="00066230">
          <w:rPr>
            <w:rFonts w:ascii="Arial" w:hAnsi="Arial" w:cs="Arial"/>
            <w:sz w:val="18"/>
            <w:szCs w:val="18"/>
            <w:lang w:val="en-GB"/>
          </w:rPr>
          <w:t>Both, photogrammetric measurement</w:t>
        </w:r>
      </w:ins>
      <w:ins w:id="59" w:author="ms699852" w:date="2017-10-17T10:39:00Z">
        <w:r w:rsidR="00C702AF">
          <w:rPr>
            <w:rFonts w:ascii="Arial" w:hAnsi="Arial" w:cs="Arial"/>
            <w:sz w:val="18"/>
            <w:szCs w:val="18"/>
            <w:lang w:val="en-GB"/>
          </w:rPr>
          <w:t>s</w:t>
        </w:r>
      </w:ins>
      <w:ins w:id="60" w:author="ms699852" w:date="2017-10-17T10:24:00Z">
        <w:r w:rsidR="00066230">
          <w:rPr>
            <w:rFonts w:ascii="Arial" w:hAnsi="Arial" w:cs="Arial"/>
            <w:sz w:val="18"/>
            <w:szCs w:val="18"/>
            <w:lang w:val="en-GB"/>
          </w:rPr>
          <w:t xml:space="preserve"> and computer vision that </w:t>
        </w:r>
      </w:ins>
      <w:ins w:id="61" w:author="ms699852" w:date="2017-10-17T10:39:00Z">
        <w:r w:rsidR="00C702AF">
          <w:rPr>
            <w:rFonts w:ascii="Arial" w:hAnsi="Arial" w:cs="Arial"/>
            <w:sz w:val="18"/>
            <w:szCs w:val="18"/>
            <w:lang w:val="en-GB"/>
          </w:rPr>
          <w:t>use</w:t>
        </w:r>
      </w:ins>
      <w:ins w:id="62" w:author="ms699852" w:date="2017-10-17T10:24:00Z">
        <w:r w:rsidR="00066230">
          <w:rPr>
            <w:rFonts w:ascii="Arial" w:hAnsi="Arial" w:cs="Arial"/>
            <w:sz w:val="18"/>
            <w:szCs w:val="18"/>
            <w:lang w:val="en-GB"/>
          </w:rPr>
          <w:t xml:space="preserve"> </w:t>
        </w:r>
      </w:ins>
      <w:ins w:id="63" w:author="ms699852" w:date="2017-10-17T10:34:00Z">
        <w:r w:rsidR="00C702AF">
          <w:rPr>
            <w:rFonts w:ascii="Arial" w:hAnsi="Arial" w:cs="Arial"/>
            <w:sz w:val="18"/>
            <w:szCs w:val="18"/>
            <w:lang w:val="en-GB"/>
          </w:rPr>
          <w:t xml:space="preserve">cameras for </w:t>
        </w:r>
      </w:ins>
      <w:ins w:id="64" w:author="ms699852" w:date="2017-10-17T10:40:00Z">
        <w:r w:rsidR="00C702AF">
          <w:rPr>
            <w:rFonts w:ascii="Arial" w:hAnsi="Arial" w:cs="Arial"/>
            <w:sz w:val="18"/>
            <w:szCs w:val="18"/>
            <w:lang w:val="en-GB"/>
          </w:rPr>
          <w:t xml:space="preserve">data acquisition for image processing tasks like </w:t>
        </w:r>
      </w:ins>
      <w:ins w:id="65" w:author="ms699852" w:date="2017-10-17T10:39:00Z">
        <w:r w:rsidR="00C702AF">
          <w:rPr>
            <w:rFonts w:ascii="Arial" w:hAnsi="Arial" w:cs="Arial"/>
            <w:sz w:val="18"/>
            <w:szCs w:val="18"/>
            <w:lang w:val="en-GB"/>
          </w:rPr>
          <w:t xml:space="preserve">visual odometry, 3D modelling or even monitoring </w:t>
        </w:r>
      </w:ins>
      <w:ins w:id="66" w:author="ms699852" w:date="2017-10-17T10:48:00Z">
        <w:r w:rsidR="00C702AF">
          <w:rPr>
            <w:rFonts w:ascii="Arial" w:hAnsi="Arial" w:cs="Arial"/>
            <w:sz w:val="18"/>
            <w:szCs w:val="18"/>
            <w:lang w:val="en-GB"/>
          </w:rPr>
          <w:t>should</w:t>
        </w:r>
      </w:ins>
      <w:ins w:id="67" w:author="ms699852" w:date="2017-10-17T10:43:00Z">
        <w:r w:rsidR="00C702AF">
          <w:rPr>
            <w:rFonts w:ascii="Arial" w:hAnsi="Arial" w:cs="Arial"/>
            <w:sz w:val="18"/>
            <w:szCs w:val="18"/>
            <w:lang w:val="en-GB"/>
          </w:rPr>
          <w:t xml:space="preserve"> deal with the issue of camera calibration. Camera calibration comprises the determination of </w:t>
        </w:r>
      </w:ins>
      <w:ins w:id="68" w:author="ms699852" w:date="2017-10-17T10:45:00Z">
        <w:r w:rsidR="00C702AF">
          <w:rPr>
            <w:rFonts w:ascii="Arial" w:hAnsi="Arial" w:cs="Arial"/>
            <w:sz w:val="18"/>
            <w:szCs w:val="18"/>
            <w:lang w:val="en-GB"/>
          </w:rPr>
          <w:t>its</w:t>
        </w:r>
      </w:ins>
      <w:ins w:id="69" w:author="ms699852" w:date="2017-10-17T10:43:00Z">
        <w:r w:rsidR="00C702AF">
          <w:rPr>
            <w:rFonts w:ascii="Arial" w:hAnsi="Arial" w:cs="Arial"/>
            <w:sz w:val="18"/>
            <w:szCs w:val="18"/>
            <w:lang w:val="en-GB"/>
          </w:rPr>
          <w:t xml:space="preserve"> intrinsic (principle point, focal length</w:t>
        </w:r>
      </w:ins>
      <w:ins w:id="70" w:author="ms699852" w:date="2017-10-17T10:46:00Z">
        <w:r w:rsidR="00C702AF">
          <w:rPr>
            <w:rFonts w:ascii="Arial" w:hAnsi="Arial" w:cs="Arial"/>
            <w:sz w:val="18"/>
            <w:szCs w:val="18"/>
            <w:lang w:val="en-GB"/>
          </w:rPr>
          <w:t xml:space="preserve"> and skew</w:t>
        </w:r>
      </w:ins>
      <w:ins w:id="71" w:author="ms699852" w:date="2017-10-17T10:43:00Z">
        <w:r w:rsidR="00C702AF">
          <w:rPr>
            <w:rFonts w:ascii="Arial" w:hAnsi="Arial" w:cs="Arial"/>
            <w:sz w:val="18"/>
            <w:szCs w:val="18"/>
            <w:lang w:val="en-GB"/>
          </w:rPr>
          <w:t xml:space="preserve">) and </w:t>
        </w:r>
      </w:ins>
      <w:ins w:id="72" w:author="ms699852" w:date="2017-10-17T10:45:00Z">
        <w:r w:rsidR="00C702AF">
          <w:rPr>
            <w:rFonts w:ascii="Arial" w:hAnsi="Arial" w:cs="Arial"/>
            <w:sz w:val="18"/>
            <w:szCs w:val="18"/>
            <w:lang w:val="en-GB"/>
          </w:rPr>
          <w:t xml:space="preserve">several </w:t>
        </w:r>
      </w:ins>
      <w:ins w:id="73" w:author="ms699852" w:date="2017-10-17T10:46:00Z">
        <w:r w:rsidR="00C702AF">
          <w:rPr>
            <w:rFonts w:ascii="Arial" w:hAnsi="Arial" w:cs="Arial"/>
            <w:sz w:val="18"/>
            <w:szCs w:val="18"/>
            <w:lang w:val="en-GB"/>
          </w:rPr>
          <w:t xml:space="preserve">lens </w:t>
        </w:r>
      </w:ins>
      <w:ins w:id="74" w:author="ms699852" w:date="2017-10-17T10:45:00Z">
        <w:r w:rsidR="00C702AF">
          <w:rPr>
            <w:rFonts w:ascii="Arial" w:hAnsi="Arial" w:cs="Arial"/>
            <w:sz w:val="18"/>
            <w:szCs w:val="18"/>
            <w:lang w:val="en-GB"/>
          </w:rPr>
          <w:t xml:space="preserve">distortion </w:t>
        </w:r>
        <w:r w:rsidR="00C702AF" w:rsidRPr="009112D8">
          <w:rPr>
            <w:rFonts w:ascii="Arial" w:hAnsi="Arial" w:cs="Arial"/>
            <w:color w:val="000000"/>
            <w:sz w:val="18"/>
            <w:szCs w:val="18"/>
            <w:lang w:val="en-GB"/>
            <w:rPrChange w:id="75" w:author="ms699852" w:date="2017-10-17T13:03:00Z">
              <w:rPr>
                <w:rFonts w:ascii="Arial" w:hAnsi="Arial" w:cs="Arial"/>
                <w:sz w:val="18"/>
                <w:szCs w:val="18"/>
                <w:lang w:val="en-GB"/>
              </w:rPr>
            </w:rPrChange>
          </w:rPr>
          <w:t>parameters (</w:t>
        </w:r>
      </w:ins>
      <w:ins w:id="76" w:author="ms699852" w:date="2017-10-17T10:46:00Z">
        <w:r w:rsidR="00C702AF" w:rsidRPr="009112D8">
          <w:rPr>
            <w:rFonts w:ascii="Arial" w:hAnsi="Arial" w:cs="Arial"/>
            <w:color w:val="000000"/>
            <w:sz w:val="18"/>
            <w:szCs w:val="18"/>
            <w:lang w:val="en-GB"/>
            <w:rPrChange w:id="77" w:author="ms699852" w:date="2017-10-17T13:03:00Z">
              <w:rPr>
                <w:rFonts w:ascii="Arial" w:hAnsi="Arial" w:cs="Arial"/>
                <w:sz w:val="18"/>
                <w:szCs w:val="18"/>
                <w:lang w:val="en-GB"/>
              </w:rPr>
            </w:rPrChange>
          </w:rPr>
          <w:t xml:space="preserve">e.g. </w:t>
        </w:r>
      </w:ins>
      <w:ins w:id="78" w:author="ms699852" w:date="2017-10-17T10:45:00Z">
        <w:r w:rsidR="00C702AF" w:rsidRPr="009112D8">
          <w:rPr>
            <w:rFonts w:ascii="Arial" w:hAnsi="Arial" w:cs="Arial"/>
            <w:color w:val="000000"/>
            <w:sz w:val="18"/>
            <w:szCs w:val="18"/>
            <w:lang w:val="en-GB"/>
            <w:rPrChange w:id="79" w:author="ms699852" w:date="2017-10-17T13:03:00Z">
              <w:rPr>
                <w:rFonts w:ascii="Arial" w:hAnsi="Arial" w:cs="Arial"/>
                <w:sz w:val="18"/>
                <w:szCs w:val="18"/>
                <w:lang w:val="en-GB"/>
              </w:rPr>
            </w:rPrChange>
          </w:rPr>
          <w:t>radial and tangential distortion)</w:t>
        </w:r>
      </w:ins>
      <w:ins w:id="80" w:author="ms699852" w:date="2017-10-17T10:46:00Z">
        <w:r w:rsidR="00C702AF" w:rsidRPr="009112D8">
          <w:rPr>
            <w:rFonts w:ascii="Arial" w:hAnsi="Arial" w:cs="Arial"/>
            <w:color w:val="000000"/>
            <w:sz w:val="18"/>
            <w:szCs w:val="18"/>
            <w:lang w:val="en-GB"/>
            <w:rPrChange w:id="81" w:author="ms699852" w:date="2017-10-17T13:03:00Z">
              <w:rPr>
                <w:rFonts w:ascii="Arial" w:hAnsi="Arial" w:cs="Arial"/>
                <w:sz w:val="18"/>
                <w:szCs w:val="18"/>
                <w:lang w:val="en-GB"/>
              </w:rPr>
            </w:rPrChange>
          </w:rPr>
          <w:t xml:space="preserve">. </w:t>
        </w:r>
      </w:ins>
      <w:ins w:id="82" w:author="ms699852" w:date="2017-10-17T13:02:00Z">
        <w:r w:rsidR="00172DB4" w:rsidRPr="009112D8">
          <w:rPr>
            <w:rFonts w:ascii="Arial" w:hAnsi="Arial" w:cs="Arial"/>
            <w:color w:val="000000"/>
            <w:sz w:val="18"/>
            <w:szCs w:val="18"/>
            <w:lang w:val="en-GB"/>
            <w:rPrChange w:id="83" w:author="ms699852" w:date="2017-10-17T13:03:00Z">
              <w:rPr>
                <w:rFonts w:ascii="Arial" w:hAnsi="Arial" w:cs="Arial"/>
                <w:sz w:val="18"/>
                <w:szCs w:val="18"/>
                <w:lang w:val="en-GB"/>
              </w:rPr>
            </w:rPrChange>
          </w:rPr>
          <w:t>To solve the issue of calibration, numerous techniques for camera modelling are well-known [Tsai1987, Zhang2000, Brown1971] and not further addressed in this paper</w:t>
        </w:r>
      </w:ins>
      <w:ins w:id="84" w:author="ms699852" w:date="2017-10-17T13:03:00Z">
        <w:r w:rsidR="00172DB4" w:rsidRPr="009112D8">
          <w:rPr>
            <w:rFonts w:ascii="Arial" w:hAnsi="Arial" w:cs="Arial"/>
            <w:color w:val="000000"/>
            <w:sz w:val="18"/>
            <w:szCs w:val="18"/>
            <w:lang w:val="en-GB"/>
            <w:rPrChange w:id="85" w:author="ms699852" w:date="2017-10-17T13:03:00Z">
              <w:rPr>
                <w:rFonts w:ascii="Arial" w:hAnsi="Arial" w:cs="Arial"/>
                <w:sz w:val="18"/>
                <w:szCs w:val="18"/>
                <w:lang w:val="en-GB"/>
              </w:rPr>
            </w:rPrChange>
          </w:rPr>
          <w:t>.</w:t>
        </w:r>
      </w:ins>
      <w:ins w:id="86" w:author="ms699852" w:date="2017-10-17T13:02:00Z">
        <w:r w:rsidR="00172DB4" w:rsidRPr="009112D8">
          <w:rPr>
            <w:rFonts w:ascii="Arial" w:hAnsi="Arial" w:cs="Arial"/>
            <w:color w:val="000000"/>
            <w:sz w:val="18"/>
            <w:szCs w:val="18"/>
            <w:lang w:val="en-GB"/>
            <w:rPrChange w:id="87" w:author="ms699852" w:date="2017-10-17T13:03:00Z">
              <w:rPr>
                <w:rFonts w:ascii="Arial" w:hAnsi="Arial" w:cs="Arial"/>
                <w:sz w:val="18"/>
                <w:szCs w:val="18"/>
                <w:lang w:val="en-GB"/>
              </w:rPr>
            </w:rPrChange>
          </w:rPr>
          <w:t xml:space="preserve"> </w:t>
        </w:r>
      </w:ins>
    </w:p>
    <w:p w:rsidR="00376F1C" w:rsidDel="00BB0873" w:rsidRDefault="00BB1145" w:rsidP="00172DB4">
      <w:pPr>
        <w:widowControl w:val="0"/>
        <w:tabs>
          <w:tab w:val="left" w:pos="142"/>
        </w:tabs>
        <w:ind w:firstLine="142"/>
        <w:jc w:val="both"/>
        <w:rPr>
          <w:del w:id="88" w:author="ms699852" w:date="2017-10-17T10:47:00Z"/>
          <w:rFonts w:ascii="Arial" w:hAnsi="Arial" w:cs="Arial"/>
          <w:sz w:val="18"/>
          <w:szCs w:val="18"/>
          <w:lang w:val="en-GB"/>
        </w:rPr>
        <w:pPrChange w:id="89" w:author="ms699852" w:date="2017-10-17T13:02:00Z">
          <w:pPr>
            <w:widowControl w:val="0"/>
            <w:tabs>
              <w:tab w:val="left" w:pos="142"/>
            </w:tabs>
            <w:jc w:val="both"/>
          </w:pPr>
        </w:pPrChange>
      </w:pPr>
      <w:ins w:id="90" w:author="ms699852" w:date="2017-10-17T10:49:00Z">
        <w:r w:rsidRPr="009112D8">
          <w:rPr>
            <w:rFonts w:ascii="Arial" w:hAnsi="Arial" w:cs="Arial"/>
            <w:color w:val="000000"/>
            <w:sz w:val="18"/>
            <w:szCs w:val="18"/>
            <w:lang w:val="en-GB"/>
            <w:rPrChange w:id="91" w:author="ms699852" w:date="2017-10-17T13:03:00Z">
              <w:rPr>
                <w:rFonts w:ascii="Arial" w:hAnsi="Arial" w:cs="Arial"/>
                <w:sz w:val="18"/>
                <w:szCs w:val="18"/>
                <w:lang w:val="en-GB"/>
              </w:rPr>
            </w:rPrChange>
          </w:rPr>
          <w:t>In case of typical consumer cameras like digital</w:t>
        </w:r>
        <w:r>
          <w:rPr>
            <w:rFonts w:ascii="Arial" w:hAnsi="Arial" w:cs="Arial"/>
            <w:sz w:val="18"/>
            <w:szCs w:val="18"/>
            <w:lang w:val="en-GB"/>
          </w:rPr>
          <w:t xml:space="preserve"> single lens reflection cameras (DSLR), the calibration is valid for one camera setting concerning </w:t>
        </w:r>
      </w:ins>
      <w:ins w:id="92" w:author="ms699852" w:date="2017-10-17T10:51:00Z">
        <w:r>
          <w:rPr>
            <w:rFonts w:ascii="Arial" w:hAnsi="Arial" w:cs="Arial"/>
            <w:sz w:val="18"/>
            <w:szCs w:val="18"/>
            <w:lang w:val="en-GB"/>
          </w:rPr>
          <w:t xml:space="preserve">focal aperture, length and focus adjustments and </w:t>
        </w:r>
      </w:ins>
      <w:ins w:id="93" w:author="ms699852" w:date="2017-10-17T10:52:00Z">
        <w:r>
          <w:rPr>
            <w:rFonts w:ascii="Arial" w:hAnsi="Arial" w:cs="Arial"/>
            <w:sz w:val="18"/>
            <w:szCs w:val="18"/>
            <w:lang w:val="en-GB"/>
          </w:rPr>
          <w:t xml:space="preserve">can be fixed easily by avoiding </w:t>
        </w:r>
      </w:ins>
      <w:ins w:id="94" w:author="ms699852" w:date="2017-10-17T10:53:00Z">
        <w:r>
          <w:rPr>
            <w:rFonts w:ascii="Arial" w:hAnsi="Arial" w:cs="Arial"/>
            <w:sz w:val="18"/>
            <w:szCs w:val="18"/>
            <w:lang w:val="en-GB"/>
          </w:rPr>
          <w:t xml:space="preserve">manual refocusing and aperture </w:t>
        </w:r>
      </w:ins>
      <w:ins w:id="95" w:author="ms699852" w:date="2017-10-17T10:54:00Z">
        <w:r>
          <w:rPr>
            <w:rFonts w:ascii="Arial" w:hAnsi="Arial" w:cs="Arial"/>
            <w:sz w:val="18"/>
            <w:szCs w:val="18"/>
            <w:lang w:val="en-GB"/>
          </w:rPr>
          <w:t>tuning.</w:t>
        </w:r>
      </w:ins>
      <w:ins w:id="96" w:author="ms699852" w:date="2017-10-17T13:03:00Z">
        <w:r w:rsidR="00172DB4">
          <w:rPr>
            <w:rFonts w:ascii="Arial" w:hAnsi="Arial" w:cs="Arial"/>
            <w:sz w:val="18"/>
            <w:szCs w:val="18"/>
            <w:lang w:val="en-GB"/>
          </w:rPr>
          <w:t xml:space="preserve"> </w:t>
        </w:r>
      </w:ins>
      <w:ins w:id="97" w:author="ms699852" w:date="2017-10-17T12:41:00Z">
        <w:r w:rsidR="006F75C9">
          <w:rPr>
            <w:rFonts w:ascii="Arial" w:hAnsi="Arial" w:cs="Arial"/>
            <w:sz w:val="18"/>
            <w:szCs w:val="18"/>
            <w:lang w:val="en-GB"/>
          </w:rPr>
          <w:t>Today’s</w:t>
        </w:r>
      </w:ins>
      <w:ins w:id="98" w:author="ms699852" w:date="2017-10-17T10:54:00Z">
        <w:r>
          <w:rPr>
            <w:rFonts w:ascii="Arial" w:hAnsi="Arial" w:cs="Arial"/>
            <w:sz w:val="18"/>
            <w:szCs w:val="18"/>
            <w:lang w:val="en-GB"/>
          </w:rPr>
          <w:t xml:space="preserve"> smartphones and tablets </w:t>
        </w:r>
      </w:ins>
      <w:ins w:id="99" w:author="ms699852" w:date="2017-10-17T10:55:00Z">
        <w:r>
          <w:rPr>
            <w:rFonts w:ascii="Arial" w:hAnsi="Arial" w:cs="Arial"/>
            <w:sz w:val="18"/>
            <w:szCs w:val="18"/>
            <w:lang w:val="en-GB"/>
          </w:rPr>
          <w:t>are largely equipped with inbuilt autofocussing cameras</w:t>
        </w:r>
        <w:r w:rsidR="00991C57">
          <w:rPr>
            <w:rFonts w:ascii="Arial" w:hAnsi="Arial" w:cs="Arial"/>
            <w:sz w:val="18"/>
            <w:szCs w:val="18"/>
            <w:lang w:val="en-GB"/>
          </w:rPr>
          <w:t xml:space="preserve"> </w:t>
        </w:r>
      </w:ins>
      <w:ins w:id="100" w:author="ms699852" w:date="2017-10-17T12:18:00Z">
        <w:r w:rsidR="00991C57">
          <w:rPr>
            <w:rFonts w:ascii="Arial" w:hAnsi="Arial" w:cs="Arial"/>
            <w:sz w:val="18"/>
            <w:szCs w:val="18"/>
            <w:lang w:val="en-GB"/>
          </w:rPr>
          <w:t>which</w:t>
        </w:r>
      </w:ins>
      <w:ins w:id="101" w:author="ms699852" w:date="2017-10-17T10:55:00Z">
        <w:r w:rsidR="00991C57">
          <w:rPr>
            <w:rFonts w:ascii="Arial" w:hAnsi="Arial" w:cs="Arial"/>
            <w:sz w:val="18"/>
            <w:szCs w:val="18"/>
            <w:lang w:val="en-GB"/>
          </w:rPr>
          <w:t xml:space="preserve"> are used by several apps (camera application,</w:t>
        </w:r>
        <w:r w:rsidR="006F75C9">
          <w:rPr>
            <w:rFonts w:ascii="Arial" w:hAnsi="Arial" w:cs="Arial"/>
            <w:sz w:val="18"/>
            <w:szCs w:val="18"/>
            <w:lang w:val="en-GB"/>
          </w:rPr>
          <w:t xml:space="preserve"> QR detection, AR games, etc.). </w:t>
        </w:r>
      </w:ins>
      <w:ins w:id="102" w:author="ms699852" w:date="2017-10-17T12:38:00Z">
        <w:r w:rsidR="006F75C9">
          <w:rPr>
            <w:rFonts w:ascii="Arial" w:hAnsi="Arial" w:cs="Arial"/>
            <w:sz w:val="18"/>
            <w:szCs w:val="18"/>
            <w:lang w:val="en-GB"/>
          </w:rPr>
          <w:t xml:space="preserve">Even if a </w:t>
        </w:r>
        <w:r w:rsidR="0079480F">
          <w:rPr>
            <w:rFonts w:ascii="Arial" w:hAnsi="Arial" w:cs="Arial"/>
            <w:sz w:val="18"/>
            <w:szCs w:val="18"/>
            <w:lang w:val="en-GB"/>
          </w:rPr>
          <w:t xml:space="preserve">camera application </w:t>
        </w:r>
        <w:r w:rsidR="006F75C9">
          <w:rPr>
            <w:rFonts w:ascii="Arial" w:hAnsi="Arial" w:cs="Arial"/>
            <w:sz w:val="18"/>
            <w:szCs w:val="18"/>
            <w:lang w:val="en-GB"/>
          </w:rPr>
          <w:t>uses manual focussing, the camera will be refocused during each app start</w:t>
        </w:r>
      </w:ins>
      <w:ins w:id="103" w:author="ms699852" w:date="2017-10-17T14:28:00Z">
        <w:r w:rsidR="0079480F">
          <w:rPr>
            <w:rFonts w:ascii="Arial" w:hAnsi="Arial" w:cs="Arial"/>
            <w:sz w:val="18"/>
            <w:szCs w:val="18"/>
            <w:lang w:val="en-GB"/>
          </w:rPr>
          <w:t xml:space="preserve"> and affects the </w:t>
        </w:r>
      </w:ins>
      <w:ins w:id="104" w:author="ms699852" w:date="2017-10-17T14:29:00Z">
        <w:r w:rsidR="0079480F">
          <w:rPr>
            <w:rFonts w:ascii="Arial" w:hAnsi="Arial" w:cs="Arial"/>
            <w:sz w:val="18"/>
            <w:szCs w:val="18"/>
            <w:lang w:val="en-GB"/>
          </w:rPr>
          <w:t>intrinsic</w:t>
        </w:r>
      </w:ins>
      <w:ins w:id="105" w:author="ms699852" w:date="2017-10-17T14:28:00Z">
        <w:r w:rsidR="0079480F">
          <w:rPr>
            <w:rFonts w:ascii="Arial" w:hAnsi="Arial" w:cs="Arial"/>
            <w:sz w:val="18"/>
            <w:szCs w:val="18"/>
            <w:lang w:val="en-GB"/>
          </w:rPr>
          <w:t xml:space="preserve"> </w:t>
        </w:r>
      </w:ins>
      <w:ins w:id="106" w:author="ms699852" w:date="2017-10-17T14:29:00Z">
        <w:r w:rsidR="0079480F">
          <w:rPr>
            <w:rFonts w:ascii="Arial" w:hAnsi="Arial" w:cs="Arial"/>
            <w:sz w:val="18"/>
            <w:szCs w:val="18"/>
            <w:lang w:val="en-GB"/>
          </w:rPr>
          <w:t>(</w:t>
        </w:r>
        <w:r w:rsidR="007006F4" w:rsidRPr="007006F4">
          <w:rPr>
            <w:rFonts w:ascii="Arial" w:hAnsi="Arial" w:cs="Arial"/>
            <w:color w:val="CC00FF"/>
            <w:sz w:val="18"/>
            <w:szCs w:val="18"/>
            <w:lang w:val="en-GB"/>
            <w:rPrChange w:id="107" w:author="ms699852" w:date="2017-10-17T14:53:00Z">
              <w:rPr>
                <w:rFonts w:ascii="Arial" w:hAnsi="Arial" w:cs="Arial"/>
                <w:sz w:val="18"/>
                <w:szCs w:val="18"/>
                <w:lang w:val="en-GB"/>
              </w:rPr>
            </w:rPrChange>
          </w:rPr>
          <w:t xml:space="preserve">VERWEIS AUF DEHLING ARBEIT </w:t>
        </w:r>
      </w:ins>
      <w:ins w:id="108" w:author="ms699852" w:date="2017-10-17T14:53:00Z">
        <w:r w:rsidR="007006F4" w:rsidRPr="007006F4">
          <w:rPr>
            <w:rFonts w:ascii="Arial" w:hAnsi="Arial" w:cs="Arial"/>
            <w:color w:val="CC00FF"/>
            <w:sz w:val="18"/>
            <w:szCs w:val="18"/>
            <w:lang w:val="en-GB"/>
            <w:rPrChange w:id="109" w:author="ms699852" w:date="2017-10-17T14:53:00Z">
              <w:rPr>
                <w:rFonts w:ascii="Arial" w:hAnsi="Arial" w:cs="Arial"/>
                <w:sz w:val="18"/>
                <w:szCs w:val="18"/>
                <w:lang w:val="en-GB"/>
              </w:rPr>
            </w:rPrChange>
          </w:rPr>
          <w:sym w:font="Wingdings" w:char="F0E0"/>
        </w:r>
      </w:ins>
      <w:ins w:id="110" w:author="ms699852" w:date="2017-10-17T14:29:00Z">
        <w:r w:rsidR="0079480F" w:rsidRPr="007006F4">
          <w:rPr>
            <w:rFonts w:ascii="Arial" w:hAnsi="Arial" w:cs="Arial"/>
            <w:color w:val="CC00FF"/>
            <w:sz w:val="18"/>
            <w:szCs w:val="18"/>
            <w:lang w:val="en-GB"/>
            <w:rPrChange w:id="111" w:author="ms699852" w:date="2017-10-17T14:53:00Z">
              <w:rPr>
                <w:rFonts w:ascii="Arial" w:hAnsi="Arial" w:cs="Arial"/>
                <w:sz w:val="18"/>
                <w:szCs w:val="18"/>
                <w:lang w:val="en-GB"/>
              </w:rPr>
            </w:rPrChange>
          </w:rPr>
          <w:t xml:space="preserve"> </w:t>
        </w:r>
      </w:ins>
      <w:ins w:id="112" w:author="ms699852" w:date="2017-10-17T14:55:00Z">
        <w:r w:rsidR="009C42C1">
          <w:rPr>
            <w:rFonts w:ascii="Arial" w:hAnsi="Arial" w:cs="Arial"/>
            <w:color w:val="CC00FF"/>
            <w:sz w:val="18"/>
            <w:szCs w:val="18"/>
            <w:lang w:val="en-GB"/>
          </w:rPr>
          <w:t>AUFSTART</w:t>
        </w:r>
      </w:ins>
      <w:ins w:id="113" w:author="ms699852" w:date="2017-10-17T14:29:00Z">
        <w:r w:rsidR="0079480F" w:rsidRPr="007006F4">
          <w:rPr>
            <w:rFonts w:ascii="Arial" w:hAnsi="Arial" w:cs="Arial"/>
            <w:color w:val="CC00FF"/>
            <w:sz w:val="18"/>
            <w:szCs w:val="18"/>
            <w:lang w:val="en-GB"/>
            <w:rPrChange w:id="114" w:author="ms699852" w:date="2017-10-17T14:53:00Z">
              <w:rPr>
                <w:rFonts w:ascii="Arial" w:hAnsi="Arial" w:cs="Arial"/>
                <w:sz w:val="18"/>
                <w:szCs w:val="18"/>
                <w:lang w:val="en-GB"/>
              </w:rPr>
            </w:rPrChange>
          </w:rPr>
          <w:t xml:space="preserve"> EFFEK</w:t>
        </w:r>
        <w:r w:rsidR="0079480F" w:rsidRPr="0079480F">
          <w:rPr>
            <w:rFonts w:ascii="Arial" w:hAnsi="Arial" w:cs="Arial"/>
            <w:sz w:val="18"/>
            <w:szCs w:val="18"/>
            <w:lang w:val="en-GB"/>
          </w:rPr>
          <w:t>T</w:t>
        </w:r>
        <w:r w:rsidR="0079480F">
          <w:rPr>
            <w:rFonts w:ascii="Arial" w:hAnsi="Arial" w:cs="Arial"/>
            <w:sz w:val="18"/>
            <w:szCs w:val="18"/>
            <w:lang w:val="en-GB"/>
          </w:rPr>
          <w:t>)</w:t>
        </w:r>
      </w:ins>
      <w:ins w:id="115" w:author="ms699852" w:date="2017-10-17T12:38:00Z">
        <w:r w:rsidR="006F75C9">
          <w:rPr>
            <w:rFonts w:ascii="Arial" w:hAnsi="Arial" w:cs="Arial"/>
            <w:sz w:val="18"/>
            <w:szCs w:val="18"/>
            <w:lang w:val="en-GB"/>
          </w:rPr>
          <w:t>.</w:t>
        </w:r>
      </w:ins>
      <w:ins w:id="116" w:author="ms699852" w:date="2017-10-17T14:14:00Z">
        <w:r w:rsidR="004C323C">
          <w:rPr>
            <w:rFonts w:ascii="Arial" w:hAnsi="Arial" w:cs="Arial"/>
            <w:sz w:val="18"/>
            <w:szCs w:val="18"/>
            <w:lang w:val="en-GB"/>
          </w:rPr>
          <w:t xml:space="preserve"> I</w:t>
        </w:r>
      </w:ins>
      <w:ins w:id="117" w:author="ms699852" w:date="2017-10-17T12:41:00Z">
        <w:r w:rsidR="006F75C9">
          <w:rPr>
            <w:rFonts w:ascii="Arial" w:hAnsi="Arial" w:cs="Arial"/>
            <w:sz w:val="18"/>
            <w:szCs w:val="18"/>
            <w:lang w:val="en-GB"/>
          </w:rPr>
          <w:t xml:space="preserve">f a mobile smartphone camera should be used for measurements and thus should be calibrated, </w:t>
        </w:r>
      </w:ins>
      <w:ins w:id="118" w:author="ms699852" w:date="2017-10-17T12:42:00Z">
        <w:r w:rsidR="006F75C9">
          <w:rPr>
            <w:rFonts w:ascii="Arial" w:hAnsi="Arial" w:cs="Arial"/>
            <w:sz w:val="18"/>
            <w:szCs w:val="18"/>
            <w:lang w:val="en-GB"/>
          </w:rPr>
          <w:t xml:space="preserve">the </w:t>
        </w:r>
      </w:ins>
      <w:ins w:id="119" w:author="ms699852" w:date="2017-10-17T12:44:00Z">
        <w:r w:rsidR="006F75C9">
          <w:rPr>
            <w:rFonts w:ascii="Arial" w:hAnsi="Arial" w:cs="Arial"/>
            <w:sz w:val="18"/>
            <w:szCs w:val="18"/>
            <w:lang w:val="en-GB"/>
          </w:rPr>
          <w:t xml:space="preserve">mentioned problem </w:t>
        </w:r>
      </w:ins>
      <w:ins w:id="120" w:author="ms699852" w:date="2017-10-17T12:42:00Z">
        <w:r w:rsidR="006F75C9">
          <w:rPr>
            <w:rFonts w:ascii="Arial" w:hAnsi="Arial" w:cs="Arial"/>
            <w:sz w:val="18"/>
            <w:szCs w:val="18"/>
            <w:lang w:val="en-GB"/>
          </w:rPr>
          <w:t xml:space="preserve">can only be avoided if calibration and data acquisition </w:t>
        </w:r>
      </w:ins>
      <w:ins w:id="121" w:author="ms699852" w:date="2017-10-17T12:45:00Z">
        <w:r w:rsidR="0021276C">
          <w:rPr>
            <w:rFonts w:ascii="Arial" w:hAnsi="Arial" w:cs="Arial"/>
            <w:sz w:val="18"/>
            <w:szCs w:val="18"/>
            <w:lang w:val="en-GB"/>
          </w:rPr>
          <w:t>are consecutive</w:t>
        </w:r>
      </w:ins>
      <w:ins w:id="122" w:author="ms699852" w:date="2017-10-17T12:43:00Z">
        <w:r w:rsidR="006F75C9">
          <w:rPr>
            <w:rFonts w:ascii="Arial" w:hAnsi="Arial" w:cs="Arial"/>
            <w:sz w:val="18"/>
            <w:szCs w:val="18"/>
            <w:lang w:val="en-GB"/>
          </w:rPr>
          <w:t xml:space="preserve"> without closing the</w:t>
        </w:r>
      </w:ins>
      <w:ins w:id="123" w:author="ms699852" w:date="2017-10-17T12:46:00Z">
        <w:r w:rsidR="0021276C">
          <w:rPr>
            <w:rFonts w:ascii="Arial" w:hAnsi="Arial" w:cs="Arial"/>
            <w:sz w:val="18"/>
            <w:szCs w:val="18"/>
            <w:lang w:val="en-GB"/>
          </w:rPr>
          <w:t xml:space="preserve"> app</w:t>
        </w:r>
      </w:ins>
      <w:ins w:id="124" w:author="ms699852" w:date="2017-10-17T12:43:00Z">
        <w:r w:rsidR="006F75C9">
          <w:rPr>
            <w:rFonts w:ascii="Arial" w:hAnsi="Arial" w:cs="Arial"/>
            <w:sz w:val="18"/>
            <w:szCs w:val="18"/>
            <w:lang w:val="en-GB"/>
          </w:rPr>
          <w:t>.</w:t>
        </w:r>
      </w:ins>
      <w:ins w:id="125" w:author="ms699852" w:date="2017-10-17T12:46:00Z">
        <w:r w:rsidR="0021276C">
          <w:rPr>
            <w:rFonts w:ascii="Arial" w:hAnsi="Arial" w:cs="Arial"/>
            <w:sz w:val="18"/>
            <w:szCs w:val="18"/>
            <w:lang w:val="en-GB"/>
          </w:rPr>
          <w:t xml:space="preserve"> </w:t>
        </w:r>
      </w:ins>
      <w:ins w:id="126" w:author="ms699852" w:date="2017-10-17T14:14:00Z">
        <w:r w:rsidR="004C323C">
          <w:rPr>
            <w:rFonts w:ascii="Arial" w:hAnsi="Arial" w:cs="Arial"/>
            <w:sz w:val="18"/>
            <w:szCs w:val="18"/>
            <w:lang w:val="en-GB"/>
          </w:rPr>
          <w:t xml:space="preserve">However, </w:t>
        </w:r>
      </w:ins>
      <w:ins w:id="127" w:author="ms699852" w:date="2017-10-17T14:16:00Z">
        <w:r w:rsidR="004C323C">
          <w:rPr>
            <w:rFonts w:ascii="Arial" w:hAnsi="Arial" w:cs="Arial"/>
            <w:sz w:val="18"/>
            <w:szCs w:val="18"/>
            <w:lang w:val="en-GB"/>
          </w:rPr>
          <w:t xml:space="preserve">when </w:t>
        </w:r>
      </w:ins>
      <w:ins w:id="128" w:author="ms699852" w:date="2017-10-17T14:14:00Z">
        <w:r w:rsidR="004C323C">
          <w:rPr>
            <w:rFonts w:ascii="Arial" w:hAnsi="Arial" w:cs="Arial"/>
            <w:sz w:val="18"/>
            <w:szCs w:val="18"/>
            <w:lang w:val="en-GB"/>
          </w:rPr>
          <w:t xml:space="preserve">running the camera app continuously the battery runs out </w:t>
        </w:r>
      </w:ins>
      <w:ins w:id="129" w:author="ms699852" w:date="2017-10-17T14:18:00Z">
        <w:r w:rsidR="00BB0873">
          <w:rPr>
            <w:rFonts w:ascii="Arial" w:hAnsi="Arial" w:cs="Arial"/>
            <w:sz w:val="18"/>
            <w:szCs w:val="18"/>
            <w:lang w:val="en-GB"/>
          </w:rPr>
          <w:t>quickly</w:t>
        </w:r>
      </w:ins>
      <w:ins w:id="130" w:author="ms699852" w:date="2017-10-17T14:14:00Z">
        <w:r w:rsidR="004C323C">
          <w:rPr>
            <w:rFonts w:ascii="Arial" w:hAnsi="Arial" w:cs="Arial"/>
            <w:sz w:val="18"/>
            <w:szCs w:val="18"/>
            <w:lang w:val="en-GB"/>
          </w:rPr>
          <w:t xml:space="preserve">. </w:t>
        </w:r>
      </w:ins>
      <w:ins w:id="131" w:author="ms699852" w:date="2017-10-17T14:15:00Z">
        <w:r w:rsidR="004C323C">
          <w:rPr>
            <w:rFonts w:ascii="Arial" w:hAnsi="Arial" w:cs="Arial"/>
            <w:sz w:val="18"/>
            <w:szCs w:val="18"/>
            <w:lang w:val="en-GB"/>
          </w:rPr>
          <w:t xml:space="preserve">Beside this, </w:t>
        </w:r>
      </w:ins>
      <w:ins w:id="132" w:author="ms699852" w:date="2017-10-17T14:16:00Z">
        <w:r w:rsidR="004C323C">
          <w:rPr>
            <w:rFonts w:ascii="Arial" w:hAnsi="Arial" w:cs="Arial"/>
            <w:sz w:val="18"/>
            <w:szCs w:val="18"/>
            <w:lang w:val="en-GB"/>
          </w:rPr>
          <w:t xml:space="preserve">the </w:t>
        </w:r>
      </w:ins>
      <w:ins w:id="133" w:author="ms699852" w:date="2017-10-17T14:18:00Z">
        <w:r w:rsidR="00BB0873">
          <w:rPr>
            <w:rFonts w:ascii="Arial" w:hAnsi="Arial" w:cs="Arial"/>
            <w:sz w:val="18"/>
            <w:szCs w:val="18"/>
            <w:lang w:val="en-GB"/>
          </w:rPr>
          <w:t>devices</w:t>
        </w:r>
      </w:ins>
      <w:ins w:id="134" w:author="ms699852" w:date="2017-10-17T14:16:00Z">
        <w:r w:rsidR="00BB0873">
          <w:rPr>
            <w:rFonts w:ascii="Arial" w:hAnsi="Arial" w:cs="Arial"/>
            <w:sz w:val="18"/>
            <w:szCs w:val="18"/>
            <w:lang w:val="en-GB"/>
          </w:rPr>
          <w:t xml:space="preserve"> </w:t>
        </w:r>
        <w:r w:rsidR="00BB0873">
          <w:rPr>
            <w:rFonts w:ascii="Arial" w:hAnsi="Arial" w:cs="Arial"/>
            <w:sz w:val="18"/>
            <w:szCs w:val="18"/>
            <w:lang w:val="en-GB"/>
          </w:rPr>
          <w:lastRenderedPageBreak/>
          <w:t>temperature changes very</w:t>
        </w:r>
      </w:ins>
      <w:ins w:id="135" w:author="ms699852" w:date="2017-10-17T14:18:00Z">
        <w:r w:rsidR="00BB0873">
          <w:rPr>
            <w:rFonts w:ascii="Arial" w:hAnsi="Arial" w:cs="Arial"/>
            <w:sz w:val="18"/>
            <w:szCs w:val="18"/>
            <w:lang w:val="en-GB"/>
          </w:rPr>
          <w:t xml:space="preserve"> </w:t>
        </w:r>
      </w:ins>
      <w:ins w:id="136" w:author="ms699852" w:date="2017-10-17T14:16:00Z">
        <w:r w:rsidR="004C323C">
          <w:rPr>
            <w:rFonts w:ascii="Arial" w:hAnsi="Arial" w:cs="Arial"/>
            <w:sz w:val="18"/>
            <w:szCs w:val="18"/>
            <w:lang w:val="en-GB"/>
          </w:rPr>
          <w:t xml:space="preserve">fast when other </w:t>
        </w:r>
      </w:ins>
      <w:ins w:id="137" w:author="ms699852" w:date="2017-10-17T14:17:00Z">
        <w:r w:rsidR="00BB0873">
          <w:rPr>
            <w:rFonts w:ascii="Arial" w:hAnsi="Arial" w:cs="Arial"/>
            <w:sz w:val="18"/>
            <w:szCs w:val="18"/>
            <w:lang w:val="en-GB"/>
          </w:rPr>
          <w:t xml:space="preserve">apps, </w:t>
        </w:r>
      </w:ins>
      <w:ins w:id="138" w:author="ms699852" w:date="2017-10-17T14:16:00Z">
        <w:r w:rsidR="00BB0873">
          <w:rPr>
            <w:rFonts w:ascii="Arial" w:hAnsi="Arial" w:cs="Arial"/>
            <w:sz w:val="18"/>
            <w:szCs w:val="18"/>
            <w:lang w:val="en-GB"/>
          </w:rPr>
          <w:t xml:space="preserve">MEMS or GPS are </w:t>
        </w:r>
      </w:ins>
      <w:ins w:id="139" w:author="ms699852" w:date="2017-10-17T14:19:00Z">
        <w:r w:rsidR="00BB0873">
          <w:rPr>
            <w:rFonts w:ascii="Arial" w:hAnsi="Arial" w:cs="Arial"/>
            <w:sz w:val="18"/>
            <w:szCs w:val="18"/>
            <w:lang w:val="en-GB"/>
          </w:rPr>
          <w:t>started or closed from background processing tasks</w:t>
        </w:r>
      </w:ins>
      <w:ins w:id="140" w:author="ms699852" w:date="2017-10-17T14:18:00Z">
        <w:r w:rsidR="00BB0873">
          <w:rPr>
            <w:rFonts w:ascii="Arial" w:hAnsi="Arial" w:cs="Arial"/>
            <w:sz w:val="18"/>
            <w:szCs w:val="18"/>
            <w:lang w:val="en-GB"/>
          </w:rPr>
          <w:t xml:space="preserve">. </w:t>
        </w:r>
      </w:ins>
    </w:p>
    <w:p w:rsidR="00BB0873" w:rsidRDefault="00BB0873" w:rsidP="00172DB4">
      <w:pPr>
        <w:widowControl w:val="0"/>
        <w:tabs>
          <w:tab w:val="left" w:pos="142"/>
        </w:tabs>
        <w:ind w:firstLine="142"/>
        <w:jc w:val="both"/>
        <w:rPr>
          <w:ins w:id="141" w:author="ms699852" w:date="2017-10-17T14:20:00Z"/>
          <w:rFonts w:ascii="Arial" w:hAnsi="Arial" w:cs="Arial"/>
          <w:sz w:val="18"/>
          <w:szCs w:val="18"/>
          <w:lang w:val="en-GB"/>
        </w:rPr>
        <w:pPrChange w:id="142" w:author="ms699852" w:date="2017-10-17T13:02:00Z">
          <w:pPr>
            <w:widowControl w:val="0"/>
            <w:tabs>
              <w:tab w:val="left" w:pos="142"/>
            </w:tabs>
            <w:jc w:val="both"/>
          </w:pPr>
        </w:pPrChange>
      </w:pPr>
      <w:ins w:id="143" w:author="ms699852" w:date="2017-10-17T14:18:00Z">
        <w:r>
          <w:rPr>
            <w:rFonts w:ascii="Arial" w:hAnsi="Arial" w:cs="Arial"/>
            <w:sz w:val="18"/>
            <w:szCs w:val="18"/>
            <w:lang w:val="en-GB"/>
          </w:rPr>
          <w:t>BEISPIEL BRINGEN AIDA64</w:t>
        </w:r>
      </w:ins>
    </w:p>
    <w:p w:rsidR="00BB0873" w:rsidRDefault="00BB0873" w:rsidP="00172DB4">
      <w:pPr>
        <w:widowControl w:val="0"/>
        <w:tabs>
          <w:tab w:val="left" w:pos="142"/>
        </w:tabs>
        <w:ind w:firstLine="142"/>
        <w:jc w:val="both"/>
        <w:rPr>
          <w:ins w:id="144" w:author="ms699852" w:date="2017-10-17T14:27:00Z"/>
          <w:rFonts w:ascii="Arial" w:hAnsi="Arial" w:cs="Arial"/>
          <w:sz w:val="18"/>
          <w:szCs w:val="18"/>
          <w:lang w:val="en-GB"/>
        </w:rPr>
        <w:pPrChange w:id="145" w:author="ms699852" w:date="2017-10-17T13:02:00Z">
          <w:pPr>
            <w:widowControl w:val="0"/>
            <w:tabs>
              <w:tab w:val="left" w:pos="142"/>
            </w:tabs>
            <w:jc w:val="both"/>
          </w:pPr>
        </w:pPrChange>
      </w:pPr>
      <w:ins w:id="146" w:author="ms699852" w:date="2017-10-17T14:20:00Z">
        <w:r>
          <w:rPr>
            <w:rFonts w:ascii="Arial" w:hAnsi="Arial" w:cs="Arial"/>
            <w:sz w:val="18"/>
            <w:szCs w:val="18"/>
            <w:lang w:val="en-GB"/>
          </w:rPr>
          <w:t xml:space="preserve">Obviously, this must influence the </w:t>
        </w:r>
      </w:ins>
      <w:ins w:id="147" w:author="ms699852" w:date="2017-10-17T14:21:00Z">
        <w:r>
          <w:rPr>
            <w:rFonts w:ascii="Arial" w:hAnsi="Arial" w:cs="Arial"/>
            <w:sz w:val="18"/>
            <w:szCs w:val="18"/>
            <w:lang w:val="en-GB"/>
          </w:rPr>
          <w:t xml:space="preserve">small </w:t>
        </w:r>
      </w:ins>
      <w:ins w:id="148" w:author="ms699852" w:date="2017-10-17T14:20:00Z">
        <w:r>
          <w:rPr>
            <w:rFonts w:ascii="Arial" w:hAnsi="Arial" w:cs="Arial"/>
            <w:sz w:val="18"/>
            <w:szCs w:val="18"/>
            <w:lang w:val="en-GB"/>
          </w:rPr>
          <w:t>inbuilt</w:t>
        </w:r>
      </w:ins>
      <w:ins w:id="149" w:author="ms699852" w:date="2017-10-17T14:21:00Z">
        <w:r>
          <w:rPr>
            <w:rFonts w:ascii="Arial" w:hAnsi="Arial" w:cs="Arial"/>
            <w:sz w:val="18"/>
            <w:szCs w:val="18"/>
            <w:lang w:val="en-GB"/>
          </w:rPr>
          <w:t xml:space="preserve"> camera</w:t>
        </w:r>
      </w:ins>
      <w:ins w:id="150" w:author="ms699852" w:date="2017-10-17T14:27:00Z">
        <w:r>
          <w:rPr>
            <w:rFonts w:ascii="Arial" w:hAnsi="Arial" w:cs="Arial"/>
            <w:sz w:val="18"/>
            <w:szCs w:val="18"/>
            <w:lang w:val="en-GB"/>
          </w:rPr>
          <w:t xml:space="preserve"> sensors and lenses</w:t>
        </w:r>
      </w:ins>
      <w:ins w:id="151" w:author="ms699852" w:date="2017-10-17T14:21:00Z">
        <w:r>
          <w:rPr>
            <w:rFonts w:ascii="Arial" w:hAnsi="Arial" w:cs="Arial"/>
            <w:sz w:val="18"/>
            <w:szCs w:val="18"/>
            <w:lang w:val="en-GB"/>
          </w:rPr>
          <w:t xml:space="preserve"> du</w:t>
        </w:r>
      </w:ins>
      <w:ins w:id="152" w:author="ms699852" w:date="2017-10-17T14:20:00Z">
        <w:r>
          <w:rPr>
            <w:rFonts w:ascii="Arial" w:hAnsi="Arial" w:cs="Arial"/>
            <w:sz w:val="18"/>
            <w:szCs w:val="18"/>
            <w:lang w:val="en-GB"/>
          </w:rPr>
          <w:t xml:space="preserve">e to </w:t>
        </w:r>
      </w:ins>
      <w:ins w:id="153" w:author="ms699852" w:date="2017-10-17T14:21:00Z">
        <w:r>
          <w:rPr>
            <w:rFonts w:ascii="Arial" w:hAnsi="Arial" w:cs="Arial"/>
            <w:sz w:val="18"/>
            <w:szCs w:val="18"/>
            <w:lang w:val="en-GB"/>
          </w:rPr>
          <w:t xml:space="preserve">hardware assembling and </w:t>
        </w:r>
      </w:ins>
      <w:ins w:id="154" w:author="ms699852" w:date="2017-10-17T14:27:00Z">
        <w:r>
          <w:rPr>
            <w:rFonts w:ascii="Arial" w:hAnsi="Arial" w:cs="Arial"/>
            <w:sz w:val="18"/>
            <w:szCs w:val="18"/>
            <w:lang w:val="en-GB"/>
          </w:rPr>
          <w:t>a</w:t>
        </w:r>
      </w:ins>
      <w:ins w:id="155" w:author="ms699852" w:date="2017-10-17T14:22:00Z">
        <w:r w:rsidRPr="00BB0873">
          <w:rPr>
            <w:rFonts w:ascii="Arial" w:hAnsi="Arial" w:cs="Arial"/>
            <w:sz w:val="18"/>
            <w:szCs w:val="18"/>
            <w:lang w:val="en-GB"/>
          </w:rPr>
          <w:t>dhesive</w:t>
        </w:r>
      </w:ins>
      <w:ins w:id="156" w:author="ms699852" w:date="2017-10-17T14:26:00Z">
        <w:r>
          <w:rPr>
            <w:rFonts w:ascii="Arial" w:hAnsi="Arial" w:cs="Arial"/>
            <w:sz w:val="18"/>
            <w:szCs w:val="18"/>
            <w:lang w:val="en-GB"/>
          </w:rPr>
          <w:t xml:space="preserve"> </w:t>
        </w:r>
      </w:ins>
      <w:ins w:id="157" w:author="ms699852" w:date="2017-10-17T14:27:00Z">
        <w:r>
          <w:rPr>
            <w:rFonts w:ascii="Arial" w:hAnsi="Arial" w:cs="Arial"/>
            <w:sz w:val="18"/>
            <w:szCs w:val="18"/>
            <w:lang w:val="en-GB"/>
          </w:rPr>
          <w:t xml:space="preserve">bond. </w:t>
        </w:r>
      </w:ins>
      <w:ins w:id="158" w:author="ms699852" w:date="2017-10-17T14:28:00Z">
        <w:r w:rsidR="0079480F" w:rsidRPr="007006F4">
          <w:rPr>
            <w:rFonts w:ascii="Arial" w:hAnsi="Arial" w:cs="Arial"/>
            <w:color w:val="CC00FF"/>
            <w:sz w:val="18"/>
            <w:szCs w:val="18"/>
            <w:lang w:val="en-GB"/>
            <w:rPrChange w:id="159" w:author="ms699852" w:date="2017-10-17T14:53:00Z">
              <w:rPr>
                <w:rFonts w:ascii="Arial" w:hAnsi="Arial" w:cs="Arial"/>
                <w:sz w:val="18"/>
                <w:szCs w:val="18"/>
                <w:lang w:val="en-GB"/>
              </w:rPr>
            </w:rPrChange>
          </w:rPr>
          <w:t xml:space="preserve">VERWEIS AUF DEHLING ARBEIT </w:t>
        </w:r>
        <w:r w:rsidR="0079480F" w:rsidRPr="007006F4">
          <w:rPr>
            <w:rFonts w:ascii="Arial" w:hAnsi="Arial" w:cs="Arial"/>
            <w:color w:val="CC00FF"/>
            <w:sz w:val="18"/>
            <w:szCs w:val="18"/>
            <w:lang w:val="en-GB"/>
            <w:rPrChange w:id="160" w:author="ms699852" w:date="2017-10-17T14:53:00Z">
              <w:rPr>
                <w:rFonts w:ascii="Arial" w:hAnsi="Arial" w:cs="Arial"/>
                <w:sz w:val="18"/>
                <w:szCs w:val="18"/>
                <w:lang w:val="en-GB"/>
              </w:rPr>
            </w:rPrChange>
          </w:rPr>
          <w:sym w:font="Wingdings" w:char="F0E0"/>
        </w:r>
        <w:r w:rsidR="0079480F" w:rsidRPr="007006F4">
          <w:rPr>
            <w:rFonts w:ascii="Arial" w:hAnsi="Arial" w:cs="Arial"/>
            <w:color w:val="CC00FF"/>
            <w:sz w:val="18"/>
            <w:szCs w:val="18"/>
            <w:lang w:val="en-GB"/>
            <w:rPrChange w:id="161" w:author="ms699852" w:date="2017-10-17T14:53:00Z">
              <w:rPr>
                <w:rFonts w:ascii="Arial" w:hAnsi="Arial" w:cs="Arial"/>
                <w:sz w:val="18"/>
                <w:szCs w:val="18"/>
                <w:lang w:val="en-GB"/>
              </w:rPr>
            </w:rPrChange>
          </w:rPr>
          <w:t xml:space="preserve"> TEMP EFFEKT</w:t>
        </w:r>
      </w:ins>
    </w:p>
    <w:p w:rsidR="007006F4" w:rsidRDefault="007006F4" w:rsidP="00172DB4">
      <w:pPr>
        <w:widowControl w:val="0"/>
        <w:tabs>
          <w:tab w:val="left" w:pos="142"/>
        </w:tabs>
        <w:ind w:firstLine="142"/>
        <w:jc w:val="both"/>
        <w:rPr>
          <w:ins w:id="162" w:author="ms699852" w:date="2017-10-17T14:18:00Z"/>
          <w:rFonts w:ascii="Arial" w:hAnsi="Arial" w:cs="Arial"/>
          <w:sz w:val="18"/>
          <w:szCs w:val="18"/>
          <w:lang w:val="en-GB"/>
        </w:rPr>
        <w:pPrChange w:id="163" w:author="ms699852" w:date="2017-10-17T13:02:00Z">
          <w:pPr>
            <w:widowControl w:val="0"/>
            <w:tabs>
              <w:tab w:val="left" w:pos="142"/>
            </w:tabs>
            <w:jc w:val="both"/>
          </w:pPr>
        </w:pPrChange>
      </w:pPr>
    </w:p>
    <w:p w:rsidR="00061162" w:rsidRPr="00BB1145" w:rsidRDefault="00061162" w:rsidP="00376F1C">
      <w:pPr>
        <w:widowControl w:val="0"/>
        <w:tabs>
          <w:tab w:val="left" w:pos="142"/>
        </w:tabs>
        <w:jc w:val="both"/>
        <w:rPr>
          <w:rFonts w:ascii="Arial" w:hAnsi="Arial" w:cs="Arial"/>
          <w:sz w:val="18"/>
          <w:szCs w:val="18"/>
          <w:rPrChange w:id="164" w:author="ms699852" w:date="2017-10-17T10:56:00Z">
            <w:rPr>
              <w:rFonts w:ascii="Arial" w:hAnsi="Arial" w:cs="Arial"/>
              <w:sz w:val="18"/>
              <w:szCs w:val="18"/>
              <w:lang w:val="en-GB"/>
            </w:rPr>
          </w:rPrChange>
        </w:rPr>
      </w:pPr>
    </w:p>
    <w:p w:rsidR="00061162" w:rsidRDefault="00061162" w:rsidP="00061162">
      <w:pPr>
        <w:widowControl w:val="0"/>
        <w:jc w:val="both"/>
        <w:rPr>
          <w:rFonts w:ascii="Arial" w:hAnsi="Arial" w:cs="Arial"/>
          <w:sz w:val="18"/>
          <w:szCs w:val="18"/>
          <w:lang w:val="en-US"/>
        </w:rPr>
      </w:pPr>
      <w:commentRangeStart w:id="165"/>
      <w:commentRangeStart w:id="166"/>
      <w:r>
        <w:rPr>
          <w:rFonts w:ascii="Arial" w:hAnsi="Arial" w:cs="Arial"/>
          <w:sz w:val="18"/>
          <w:szCs w:val="18"/>
          <w:lang w:val="en-US"/>
        </w:rPr>
        <w:t>3.</w:t>
      </w:r>
      <w:r w:rsidR="0050260A">
        <w:rPr>
          <w:rFonts w:ascii="Arial" w:hAnsi="Arial" w:cs="Arial"/>
          <w:sz w:val="18"/>
          <w:szCs w:val="18"/>
          <w:lang w:val="en-US"/>
        </w:rPr>
        <w:t>2</w:t>
      </w:r>
      <w:r>
        <w:rPr>
          <w:rFonts w:ascii="Arial" w:hAnsi="Arial" w:cs="Arial"/>
          <w:sz w:val="18"/>
          <w:szCs w:val="18"/>
          <w:lang w:val="en-US"/>
        </w:rPr>
        <w:t xml:space="preserve"> </w:t>
      </w:r>
      <w:r w:rsidR="0050260A">
        <w:rPr>
          <w:rFonts w:ascii="Arial" w:hAnsi="Arial" w:cs="Arial"/>
          <w:sz w:val="18"/>
          <w:szCs w:val="18"/>
          <w:lang w:val="en-US"/>
        </w:rPr>
        <w:t>Location- and Orientation Sensor Data Quality</w:t>
      </w:r>
    </w:p>
    <w:p w:rsidR="00061162" w:rsidRDefault="00061162" w:rsidP="00061162">
      <w:pPr>
        <w:widowControl w:val="0"/>
        <w:jc w:val="both"/>
        <w:rPr>
          <w:rFonts w:ascii="Arial" w:hAnsi="Arial" w:cs="Arial"/>
          <w:sz w:val="18"/>
          <w:szCs w:val="18"/>
          <w:lang w:val="en-US"/>
        </w:rPr>
      </w:pPr>
    </w:p>
    <w:p w:rsidR="00F71A63" w:rsidRDefault="009B1BAB" w:rsidP="00061162">
      <w:pPr>
        <w:widowControl w:val="0"/>
        <w:tabs>
          <w:tab w:val="left" w:pos="142"/>
        </w:tabs>
        <w:jc w:val="both"/>
        <w:rPr>
          <w:rFonts w:ascii="Arial" w:hAnsi="Arial" w:cs="Arial"/>
          <w:sz w:val="18"/>
          <w:szCs w:val="18"/>
          <w:lang w:val="en-GB"/>
        </w:rPr>
      </w:pPr>
      <w:r w:rsidRPr="00661D67">
        <w:rPr>
          <w:rFonts w:ascii="Arial" w:hAnsi="Arial" w:cs="Arial"/>
          <w:sz w:val="18"/>
          <w:szCs w:val="18"/>
          <w:lang w:val="en-GB"/>
        </w:rPr>
        <w:t xml:space="preserve">The majority of </w:t>
      </w:r>
      <w:r w:rsidR="00661D67" w:rsidRPr="00661D67">
        <w:rPr>
          <w:rFonts w:ascii="Arial" w:hAnsi="Arial" w:cs="Arial"/>
          <w:sz w:val="18"/>
          <w:szCs w:val="18"/>
          <w:lang w:val="en-GB"/>
        </w:rPr>
        <w:t>today’s</w:t>
      </w:r>
      <w:r w:rsidRPr="00661D67">
        <w:rPr>
          <w:rFonts w:ascii="Arial" w:hAnsi="Arial" w:cs="Arial"/>
          <w:sz w:val="18"/>
          <w:szCs w:val="18"/>
          <w:lang w:val="en-GB"/>
        </w:rPr>
        <w:t xml:space="preserve"> smartphones share inbuild m</w:t>
      </w:r>
      <w:r w:rsidR="00661D67" w:rsidRPr="00661D67">
        <w:rPr>
          <w:rFonts w:ascii="Arial" w:hAnsi="Arial" w:cs="Arial"/>
          <w:sz w:val="18"/>
          <w:szCs w:val="18"/>
          <w:lang w:val="en-GB"/>
        </w:rPr>
        <w:t xml:space="preserve">icroelectromechanical systems (MEMS) for orientation tasks </w:t>
      </w:r>
      <w:r w:rsidR="00661D67">
        <w:rPr>
          <w:rFonts w:ascii="Arial" w:hAnsi="Arial" w:cs="Arial"/>
          <w:sz w:val="18"/>
          <w:szCs w:val="18"/>
          <w:lang w:val="en-GB"/>
        </w:rPr>
        <w:t>from simple</w:t>
      </w:r>
      <w:r w:rsidR="00661D67" w:rsidRPr="00661D67">
        <w:rPr>
          <w:rFonts w:ascii="Arial" w:hAnsi="Arial" w:cs="Arial"/>
          <w:sz w:val="18"/>
          <w:szCs w:val="18"/>
          <w:lang w:val="en-GB"/>
        </w:rPr>
        <w:t xml:space="preserve"> screen orientation determination </w:t>
      </w:r>
      <w:r w:rsidR="00661D67">
        <w:rPr>
          <w:rFonts w:ascii="Arial" w:hAnsi="Arial" w:cs="Arial"/>
          <w:sz w:val="18"/>
          <w:szCs w:val="18"/>
          <w:lang w:val="en-GB"/>
        </w:rPr>
        <w:t>up to</w:t>
      </w:r>
      <w:r w:rsidR="00661D67" w:rsidRPr="00661D67">
        <w:rPr>
          <w:rFonts w:ascii="Arial" w:hAnsi="Arial" w:cs="Arial"/>
          <w:sz w:val="18"/>
          <w:szCs w:val="18"/>
          <w:lang w:val="en-GB"/>
        </w:rPr>
        <w:t xml:space="preserve"> navigation purposes. </w:t>
      </w:r>
      <w:r w:rsidR="00661D67">
        <w:rPr>
          <w:rFonts w:ascii="Arial" w:hAnsi="Arial" w:cs="Arial"/>
          <w:sz w:val="18"/>
          <w:szCs w:val="18"/>
          <w:lang w:val="en-GB"/>
        </w:rPr>
        <w:t xml:space="preserve">Commonly, MEMS comprise 3-axis accelerometers, 3-axis gyroscopes, magnetometers and gravity sensors. Barometers are increasingly integrated. </w:t>
      </w:r>
      <w:r w:rsidR="00A1009D">
        <w:rPr>
          <w:rFonts w:ascii="Arial" w:hAnsi="Arial" w:cs="Arial"/>
          <w:sz w:val="18"/>
          <w:szCs w:val="18"/>
          <w:lang w:val="en-GB"/>
        </w:rPr>
        <w:t xml:space="preserve">It seems to be obvious that </w:t>
      </w:r>
      <w:r w:rsidR="00D00B21">
        <w:rPr>
          <w:rFonts w:ascii="Arial" w:hAnsi="Arial" w:cs="Arial"/>
          <w:sz w:val="18"/>
          <w:szCs w:val="18"/>
          <w:lang w:val="en-GB"/>
        </w:rPr>
        <w:t>this kind of low-cost inertial measurement units</w:t>
      </w:r>
      <w:r w:rsidR="00295F10">
        <w:rPr>
          <w:rFonts w:ascii="Arial" w:hAnsi="Arial" w:cs="Arial"/>
          <w:sz w:val="18"/>
          <w:szCs w:val="18"/>
          <w:lang w:val="en-GB"/>
        </w:rPr>
        <w:t xml:space="preserve"> (IMUs)</w:t>
      </w:r>
      <w:r w:rsidR="00D00B21">
        <w:rPr>
          <w:rFonts w:ascii="Arial" w:hAnsi="Arial" w:cs="Arial"/>
          <w:sz w:val="18"/>
          <w:szCs w:val="18"/>
          <w:lang w:val="en-GB"/>
        </w:rPr>
        <w:t xml:space="preserve"> cannot be comparable in resolution and stability due to </w:t>
      </w:r>
      <w:r w:rsidR="00D00B21" w:rsidRPr="00D00B21">
        <w:rPr>
          <w:rFonts w:ascii="Arial" w:hAnsi="Arial" w:cs="Arial"/>
          <w:sz w:val="18"/>
          <w:szCs w:val="18"/>
          <w:lang w:val="en-GB"/>
        </w:rPr>
        <w:t>lowest production cost</w:t>
      </w:r>
      <w:r w:rsidR="008076C2">
        <w:rPr>
          <w:rFonts w:ascii="Arial" w:hAnsi="Arial" w:cs="Arial"/>
          <w:sz w:val="18"/>
          <w:szCs w:val="18"/>
          <w:lang w:val="en-GB"/>
        </w:rPr>
        <w:t>. For Apple’s iPhone and Samsung’s Galaxy series (</w:t>
      </w:r>
      <w:r w:rsidR="00295F10">
        <w:rPr>
          <w:rFonts w:ascii="Arial" w:hAnsi="Arial" w:cs="Arial"/>
          <w:sz w:val="18"/>
          <w:szCs w:val="18"/>
          <w:lang w:val="en-GB"/>
        </w:rPr>
        <w:t>un</w:t>
      </w:r>
      <w:r w:rsidR="008076C2">
        <w:rPr>
          <w:rFonts w:ascii="Arial" w:hAnsi="Arial" w:cs="Arial"/>
          <w:sz w:val="18"/>
          <w:szCs w:val="18"/>
          <w:lang w:val="en-GB"/>
        </w:rPr>
        <w:t xml:space="preserve">til 2014) it should be noted, that sensors share less than 5 % of the production costs and range between 1.60 and 7.00 USD </w:t>
      </w:r>
      <w:r w:rsidR="00D00B21">
        <w:rPr>
          <w:rFonts w:ascii="Arial" w:hAnsi="Arial" w:cs="Arial"/>
          <w:sz w:val="18"/>
          <w:szCs w:val="18"/>
          <w:lang w:val="en-GB"/>
        </w:rPr>
        <w:t>(Lewin, 2014)</w:t>
      </w:r>
      <w:r w:rsidR="008076C2">
        <w:rPr>
          <w:rFonts w:ascii="Arial" w:hAnsi="Arial" w:cs="Arial"/>
          <w:sz w:val="18"/>
          <w:szCs w:val="18"/>
          <w:lang w:val="en-GB"/>
        </w:rPr>
        <w:t xml:space="preserve">. In comparison to that, even </w:t>
      </w:r>
      <w:r w:rsidR="001E0461">
        <w:rPr>
          <w:rFonts w:ascii="Arial" w:hAnsi="Arial" w:cs="Arial"/>
          <w:sz w:val="18"/>
          <w:szCs w:val="18"/>
          <w:lang w:val="en-GB"/>
        </w:rPr>
        <w:t>light</w:t>
      </w:r>
      <w:r w:rsidR="008076C2">
        <w:rPr>
          <w:rFonts w:ascii="Arial" w:hAnsi="Arial" w:cs="Arial"/>
          <w:sz w:val="18"/>
          <w:szCs w:val="18"/>
          <w:lang w:val="en-GB"/>
        </w:rPr>
        <w:t xml:space="preserve"> IMU’s for e.g. airborne applications like drone navigation amount to several hundred dollars. </w:t>
      </w:r>
      <w:r w:rsidR="001E0461">
        <w:rPr>
          <w:rFonts w:ascii="Arial" w:hAnsi="Arial" w:cs="Arial"/>
          <w:sz w:val="18"/>
          <w:szCs w:val="18"/>
          <w:lang w:val="en-GB"/>
        </w:rPr>
        <w:t>Nevertheless, due to various kinds of orientation sensors, sensor fusion and filtering help to solve the issue of noisy accelerometers and drifting gyroscopes</w:t>
      </w:r>
      <w:r w:rsidR="00F71A63">
        <w:rPr>
          <w:rFonts w:ascii="Arial" w:hAnsi="Arial" w:cs="Arial"/>
          <w:sz w:val="18"/>
          <w:szCs w:val="18"/>
          <w:lang w:val="en-GB"/>
        </w:rPr>
        <w:t xml:space="preserve"> that accumulate their errors respectively over time. U</w:t>
      </w:r>
      <w:r w:rsidR="001E0461">
        <w:rPr>
          <w:rFonts w:ascii="Arial" w:hAnsi="Arial" w:cs="Arial"/>
          <w:sz w:val="18"/>
          <w:szCs w:val="18"/>
          <w:lang w:val="en-GB"/>
        </w:rPr>
        <w:t>sing their complementary characteristics</w:t>
      </w:r>
      <w:r w:rsidR="00F71A63">
        <w:rPr>
          <w:rFonts w:ascii="Arial" w:hAnsi="Arial" w:cs="Arial"/>
          <w:sz w:val="18"/>
          <w:szCs w:val="18"/>
          <w:lang w:val="en-GB"/>
        </w:rPr>
        <w:t xml:space="preserve">, sensor fusion and implementation of filtering approaches could </w:t>
      </w:r>
      <w:r w:rsidR="001E0461">
        <w:rPr>
          <w:rFonts w:ascii="Arial" w:hAnsi="Arial" w:cs="Arial"/>
          <w:sz w:val="18"/>
          <w:szCs w:val="18"/>
          <w:lang w:val="en-GB"/>
        </w:rPr>
        <w:t>improve orientation accuracy and stabilit</w:t>
      </w:r>
      <w:r w:rsidR="00F71A63">
        <w:rPr>
          <w:rFonts w:ascii="Arial" w:hAnsi="Arial" w:cs="Arial"/>
          <w:sz w:val="18"/>
          <w:szCs w:val="18"/>
          <w:lang w:val="en-GB"/>
        </w:rPr>
        <w:t>y significantly (</w:t>
      </w:r>
      <w:proofErr w:type="spellStart"/>
      <w:r w:rsidR="00F71A63">
        <w:rPr>
          <w:rFonts w:ascii="Arial" w:hAnsi="Arial" w:cs="Arial"/>
          <w:sz w:val="18"/>
          <w:szCs w:val="18"/>
          <w:lang w:val="en-GB"/>
        </w:rPr>
        <w:t>Kok</w:t>
      </w:r>
      <w:proofErr w:type="spellEnd"/>
      <w:r w:rsidR="00F71A63">
        <w:rPr>
          <w:rFonts w:ascii="Arial" w:hAnsi="Arial" w:cs="Arial"/>
          <w:sz w:val="18"/>
          <w:szCs w:val="18"/>
          <w:lang w:val="en-GB"/>
        </w:rPr>
        <w:t xml:space="preserve"> et al., 2017, Pacha</w:t>
      </w:r>
      <w:del w:id="167" w:author=" " w:date="2017-10-16T11:13:00Z">
        <w:r w:rsidR="00F71A63" w:rsidDel="00D012ED">
          <w:rPr>
            <w:rFonts w:ascii="Arial" w:hAnsi="Arial" w:cs="Arial"/>
            <w:sz w:val="18"/>
            <w:szCs w:val="18"/>
            <w:lang w:val="en-GB"/>
          </w:rPr>
          <w:delText xml:space="preserve">, </w:delText>
        </w:r>
      </w:del>
      <w:r w:rsidR="00F71A63">
        <w:rPr>
          <w:rFonts w:ascii="Arial" w:hAnsi="Arial" w:cs="Arial"/>
          <w:sz w:val="18"/>
          <w:szCs w:val="18"/>
          <w:lang w:val="en-GB"/>
        </w:rPr>
        <w:t>2015).</w:t>
      </w:r>
    </w:p>
    <w:p w:rsidR="003B314C" w:rsidDel="00781B45" w:rsidRDefault="006D2023" w:rsidP="00061162">
      <w:pPr>
        <w:widowControl w:val="0"/>
        <w:tabs>
          <w:tab w:val="left" w:pos="142"/>
        </w:tabs>
        <w:jc w:val="both"/>
        <w:rPr>
          <w:del w:id="168" w:author="ms699852" w:date="2017-10-16T21:37:00Z"/>
          <w:rFonts w:ascii="Arial" w:hAnsi="Arial" w:cs="Arial"/>
          <w:sz w:val="18"/>
          <w:szCs w:val="18"/>
          <w:lang w:val="en-GB"/>
        </w:rPr>
      </w:pPr>
      <w:r w:rsidRPr="005D2D7B">
        <w:rPr>
          <w:rFonts w:ascii="Arial" w:hAnsi="Arial" w:cs="Arial"/>
          <w:sz w:val="18"/>
          <w:szCs w:val="18"/>
          <w:lang w:val="en-GB"/>
          <w:rPrChange w:id="169" w:author="ms699852" w:date="2017-10-17T11:21:00Z">
            <w:rPr>
              <w:rFonts w:ascii="Arial" w:hAnsi="Arial" w:cs="Arial"/>
              <w:sz w:val="18"/>
              <w:szCs w:val="18"/>
              <w:highlight w:val="magenta"/>
              <w:lang w:val="en-GB"/>
            </w:rPr>
          </w:rPrChange>
        </w:rPr>
        <w:tab/>
      </w:r>
      <w:ins w:id="170" w:author="ms699852" w:date="2017-10-16T22:09:00Z">
        <w:r w:rsidR="00746DCD" w:rsidRPr="00B974D8">
          <w:rPr>
            <w:rFonts w:ascii="Arial" w:hAnsi="Arial" w:cs="Arial"/>
            <w:sz w:val="18"/>
            <w:szCs w:val="18"/>
            <w:highlight w:val="yellow"/>
            <w:lang w:val="en-GB"/>
            <w:rPrChange w:id="171" w:author="ms699852" w:date="2017-10-17T18:37:00Z">
              <w:rPr>
                <w:rFonts w:ascii="Arial" w:hAnsi="Arial" w:cs="Arial"/>
                <w:sz w:val="18"/>
                <w:szCs w:val="18"/>
                <w:highlight w:val="magenta"/>
                <w:lang w:val="en-GB"/>
              </w:rPr>
            </w:rPrChange>
          </w:rPr>
          <w:t>Figure 2</w:t>
        </w:r>
      </w:ins>
      <w:del w:id="172" w:author="ms699852" w:date="2017-10-16T22:09:00Z">
        <w:r w:rsidRPr="00B974D8" w:rsidDel="00746DCD">
          <w:rPr>
            <w:rFonts w:ascii="Arial" w:hAnsi="Arial" w:cs="Arial"/>
            <w:sz w:val="18"/>
            <w:szCs w:val="18"/>
            <w:highlight w:val="yellow"/>
            <w:lang w:val="en-GB"/>
            <w:rPrChange w:id="173" w:author="ms699852" w:date="2017-10-17T18:37:00Z">
              <w:rPr>
                <w:rFonts w:ascii="Arial" w:hAnsi="Arial" w:cs="Arial"/>
                <w:sz w:val="18"/>
                <w:szCs w:val="18"/>
                <w:highlight w:val="magenta"/>
                <w:lang w:val="en-GB"/>
              </w:rPr>
            </w:rPrChange>
          </w:rPr>
          <w:delText xml:space="preserve">Table </w:delText>
        </w:r>
      </w:del>
      <w:del w:id="174" w:author="ms699852" w:date="2017-10-16T14:20:00Z">
        <w:r w:rsidRPr="00B974D8" w:rsidDel="00252690">
          <w:rPr>
            <w:rFonts w:ascii="Arial" w:hAnsi="Arial" w:cs="Arial"/>
            <w:sz w:val="18"/>
            <w:szCs w:val="18"/>
            <w:highlight w:val="yellow"/>
            <w:lang w:val="en-GB"/>
            <w:rPrChange w:id="175" w:author="ms699852" w:date="2017-10-17T18:37:00Z">
              <w:rPr>
                <w:rFonts w:ascii="Arial" w:hAnsi="Arial" w:cs="Arial"/>
                <w:sz w:val="18"/>
                <w:szCs w:val="18"/>
                <w:highlight w:val="magenta"/>
                <w:lang w:val="en-GB"/>
              </w:rPr>
            </w:rPrChange>
          </w:rPr>
          <w:delText>x</w:delText>
        </w:r>
        <w:r w:rsidDel="00252690">
          <w:rPr>
            <w:rFonts w:ascii="Arial" w:hAnsi="Arial" w:cs="Arial"/>
            <w:sz w:val="18"/>
            <w:szCs w:val="18"/>
            <w:lang w:val="en-GB"/>
          </w:rPr>
          <w:delText xml:space="preserve"> </w:delText>
        </w:r>
      </w:del>
      <w:ins w:id="176" w:author="ms699852" w:date="2017-10-16T14:20:00Z">
        <w:r w:rsidR="00252690">
          <w:rPr>
            <w:rFonts w:ascii="Arial" w:hAnsi="Arial" w:cs="Arial"/>
            <w:sz w:val="18"/>
            <w:szCs w:val="18"/>
            <w:lang w:val="en-GB"/>
          </w:rPr>
          <w:t xml:space="preserve"> </w:t>
        </w:r>
      </w:ins>
      <w:r w:rsidR="005A0836">
        <w:rPr>
          <w:rFonts w:ascii="Arial" w:hAnsi="Arial" w:cs="Arial"/>
          <w:sz w:val="18"/>
          <w:szCs w:val="18"/>
          <w:lang w:val="en-GB"/>
        </w:rPr>
        <w:t xml:space="preserve">shows </w:t>
      </w:r>
      <w:r>
        <w:rPr>
          <w:rFonts w:ascii="Arial" w:hAnsi="Arial" w:cs="Arial"/>
          <w:sz w:val="18"/>
          <w:szCs w:val="18"/>
          <w:lang w:val="en-GB"/>
        </w:rPr>
        <w:t>s</w:t>
      </w:r>
      <w:r w:rsidR="00F71A63">
        <w:rPr>
          <w:rFonts w:ascii="Arial" w:hAnsi="Arial" w:cs="Arial"/>
          <w:sz w:val="18"/>
          <w:szCs w:val="18"/>
          <w:lang w:val="en-GB"/>
        </w:rPr>
        <w:t>tability test</w:t>
      </w:r>
      <w:r w:rsidR="005A0836">
        <w:rPr>
          <w:rFonts w:ascii="Arial" w:hAnsi="Arial" w:cs="Arial"/>
          <w:sz w:val="18"/>
          <w:szCs w:val="18"/>
          <w:lang w:val="en-GB"/>
        </w:rPr>
        <w:t xml:space="preserve"> result</w:t>
      </w:r>
      <w:r w:rsidR="00F71A63">
        <w:rPr>
          <w:rFonts w:ascii="Arial" w:hAnsi="Arial" w:cs="Arial"/>
          <w:sz w:val="18"/>
          <w:szCs w:val="18"/>
          <w:lang w:val="en-GB"/>
        </w:rPr>
        <w:t xml:space="preserve">s </w:t>
      </w:r>
      <w:ins w:id="177" w:author="ms699852" w:date="2017-10-16T14:23:00Z">
        <w:r w:rsidR="006D692B">
          <w:rPr>
            <w:rFonts w:ascii="Arial" w:hAnsi="Arial" w:cs="Arial"/>
            <w:sz w:val="18"/>
            <w:szCs w:val="18"/>
            <w:lang w:val="en-GB"/>
          </w:rPr>
          <w:t xml:space="preserve">of the azimuth, pitch and roll angles </w:t>
        </w:r>
      </w:ins>
      <w:ins w:id="178" w:author="ms699852" w:date="2017-10-16T14:24:00Z">
        <w:r w:rsidR="006D692B">
          <w:rPr>
            <w:rFonts w:ascii="Arial" w:hAnsi="Arial" w:cs="Arial"/>
            <w:sz w:val="18"/>
            <w:szCs w:val="18"/>
            <w:lang w:val="en-GB"/>
          </w:rPr>
          <w:t>remapped to</w:t>
        </w:r>
      </w:ins>
      <w:ins w:id="179" w:author="ms699852" w:date="2017-10-16T14:23:00Z">
        <w:r w:rsidR="006D692B">
          <w:rPr>
            <w:rFonts w:ascii="Arial" w:hAnsi="Arial" w:cs="Arial"/>
            <w:sz w:val="18"/>
            <w:szCs w:val="18"/>
            <w:lang w:val="en-GB"/>
          </w:rPr>
          <w:t xml:space="preserve"> landscape mode </w:t>
        </w:r>
      </w:ins>
      <w:r w:rsidR="00F71A63">
        <w:rPr>
          <w:rFonts w:ascii="Arial" w:hAnsi="Arial" w:cs="Arial"/>
          <w:sz w:val="18"/>
          <w:szCs w:val="18"/>
          <w:lang w:val="en-GB"/>
        </w:rPr>
        <w:t xml:space="preserve">using </w:t>
      </w:r>
      <w:r>
        <w:rPr>
          <w:rFonts w:ascii="Arial" w:hAnsi="Arial" w:cs="Arial"/>
          <w:sz w:val="18"/>
          <w:szCs w:val="18"/>
          <w:lang w:val="en-GB"/>
        </w:rPr>
        <w:t>the Android smartphone Samsung Galaxy S8 and a Kalman filtered fusion of the inbuild accelerometer, gyroscope and compass combined with the calibrated gyroscope (implementation according to Pacha</w:t>
      </w:r>
      <w:del w:id="180" w:author=" " w:date="2017-10-16T11:13:00Z">
        <w:r w:rsidDel="00D012ED">
          <w:rPr>
            <w:rFonts w:ascii="Arial" w:hAnsi="Arial" w:cs="Arial"/>
            <w:sz w:val="18"/>
            <w:szCs w:val="18"/>
            <w:lang w:val="en-GB"/>
          </w:rPr>
          <w:delText xml:space="preserve">, </w:delText>
        </w:r>
      </w:del>
      <w:r>
        <w:rPr>
          <w:rFonts w:ascii="Arial" w:hAnsi="Arial" w:cs="Arial"/>
          <w:sz w:val="18"/>
          <w:szCs w:val="18"/>
          <w:lang w:val="en-GB"/>
        </w:rPr>
        <w:t>2015). Furthermore, the azimuth includes magnetometer information pointing to the geographic north after correction by declination.</w:t>
      </w:r>
      <w:r w:rsidR="009826FD">
        <w:rPr>
          <w:rFonts w:ascii="Arial" w:hAnsi="Arial" w:cs="Arial"/>
          <w:sz w:val="18"/>
          <w:szCs w:val="18"/>
          <w:lang w:val="en-GB"/>
        </w:rPr>
        <w:t xml:space="preserve"> Up to this, the smartphone was mounted on a tripod and installed </w:t>
      </w:r>
      <w:r w:rsidR="003B314C">
        <w:rPr>
          <w:rFonts w:ascii="Arial" w:hAnsi="Arial" w:cs="Arial"/>
          <w:sz w:val="18"/>
          <w:szCs w:val="18"/>
          <w:lang w:val="en-GB"/>
        </w:rPr>
        <w:t>apart from magnetic impurities like other smartphones or computers.</w:t>
      </w:r>
    </w:p>
    <w:p w:rsidR="006D2023" w:rsidRDefault="003B314C" w:rsidP="00061162">
      <w:pPr>
        <w:widowControl w:val="0"/>
        <w:tabs>
          <w:tab w:val="left" w:pos="142"/>
        </w:tabs>
        <w:jc w:val="both"/>
        <w:rPr>
          <w:rFonts w:ascii="Arial" w:hAnsi="Arial" w:cs="Arial"/>
          <w:sz w:val="18"/>
          <w:szCs w:val="18"/>
          <w:lang w:val="en-GB"/>
        </w:rPr>
      </w:pPr>
      <w:del w:id="181" w:author="ms699852" w:date="2017-10-16T21:37:00Z">
        <w:r w:rsidDel="00781B45">
          <w:rPr>
            <w:rFonts w:ascii="Arial" w:hAnsi="Arial" w:cs="Arial"/>
            <w:sz w:val="18"/>
            <w:szCs w:val="18"/>
            <w:lang w:val="en-GB"/>
          </w:rPr>
          <w:delText xml:space="preserve"> </w:delText>
        </w:r>
      </w:del>
    </w:p>
    <w:commentRangeEnd w:id="165"/>
    <w:p w:rsidR="009D46B6" w:rsidRDefault="00C42435" w:rsidP="00061162">
      <w:pPr>
        <w:widowControl w:val="0"/>
        <w:tabs>
          <w:tab w:val="left" w:pos="142"/>
        </w:tabs>
        <w:jc w:val="both"/>
        <w:rPr>
          <w:ins w:id="182" w:author="ms699852" w:date="2017-10-16T14:56:00Z"/>
          <w:rFonts w:ascii="Arial" w:hAnsi="Arial" w:cs="Arial"/>
          <w:sz w:val="18"/>
          <w:szCs w:val="18"/>
          <w:lang w:val="en-GB"/>
        </w:rPr>
      </w:pPr>
      <w:r>
        <w:rPr>
          <w:rStyle w:val="Kommentarzeichen"/>
        </w:rPr>
        <w:commentReference w:id="165"/>
      </w:r>
      <w:commentRangeEnd w:id="166"/>
    </w:p>
    <w:p w:rsidR="00197B78" w:rsidRDefault="00462479" w:rsidP="00061162">
      <w:pPr>
        <w:widowControl w:val="0"/>
        <w:tabs>
          <w:tab w:val="left" w:pos="142"/>
        </w:tabs>
        <w:jc w:val="both"/>
        <w:rPr>
          <w:ins w:id="183" w:author="ms699852" w:date="2017-10-16T14:58:00Z"/>
          <w:rFonts w:ascii="Arial" w:hAnsi="Arial" w:cs="Arial"/>
          <w:sz w:val="18"/>
          <w:szCs w:val="18"/>
          <w:lang w:val="en-GB"/>
        </w:rPr>
      </w:pPr>
      <w:r>
        <w:rPr>
          <w:rStyle w:val="Kommentarzeichen"/>
        </w:rPr>
        <w:commentReference w:id="166"/>
      </w:r>
    </w:p>
    <w:tbl>
      <w:tblPr>
        <w:tblW w:w="66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Change w:id="184" w:author="ms699852" w:date="2017-10-17T19:25:00Z">
          <w:tblPr>
            <w:tblW w:w="66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PrChange>
      </w:tblPr>
      <w:tblGrid>
        <w:gridCol w:w="2765"/>
        <w:gridCol w:w="637"/>
        <w:gridCol w:w="1087"/>
        <w:gridCol w:w="1087"/>
        <w:gridCol w:w="1087"/>
        <w:tblGridChange w:id="185">
          <w:tblGrid>
            <w:gridCol w:w="2765"/>
            <w:gridCol w:w="637"/>
            <w:gridCol w:w="1087"/>
            <w:gridCol w:w="1087"/>
            <w:gridCol w:w="1087"/>
          </w:tblGrid>
        </w:tblGridChange>
      </w:tblGrid>
      <w:tr w:rsidR="00577071" w:rsidRPr="009112D8" w:rsidTr="00B70E58">
        <w:trPr>
          <w:cantSplit/>
          <w:trHeight w:val="229"/>
          <w:ins w:id="186" w:author="ms699852" w:date="2017-10-16T14:58:00Z"/>
          <w:trPrChange w:id="187" w:author="ms699852" w:date="2017-10-17T19:25:00Z">
            <w:trPr>
              <w:cantSplit/>
              <w:trHeight w:val="229"/>
            </w:trPr>
          </w:trPrChange>
        </w:trPr>
        <w:tc>
          <w:tcPr>
            <w:tcW w:w="2765" w:type="dxa"/>
            <w:vMerge w:val="restart"/>
            <w:shd w:val="clear" w:color="auto" w:fill="auto"/>
            <w:vAlign w:val="center"/>
            <w:tcPrChange w:id="188" w:author="ms699852" w:date="2017-10-17T19:25:00Z">
              <w:tcPr>
                <w:tcW w:w="2765" w:type="dxa"/>
                <w:vMerge w:val="restart"/>
                <w:shd w:val="clear" w:color="auto" w:fill="auto"/>
              </w:tcPr>
            </w:tcPrChange>
          </w:tcPr>
          <w:p w:rsidR="00284B19" w:rsidRPr="009112D8" w:rsidRDefault="00B47BF9" w:rsidP="00B70E58">
            <w:pPr>
              <w:keepNext/>
              <w:widowControl w:val="0"/>
              <w:tabs>
                <w:tab w:val="left" w:pos="142"/>
              </w:tabs>
              <w:rPr>
                <w:ins w:id="189" w:author="ms699852" w:date="2017-10-16T14:58:00Z"/>
                <w:rFonts w:ascii="Arial" w:hAnsi="Arial" w:cs="Arial"/>
                <w:sz w:val="16"/>
                <w:szCs w:val="16"/>
                <w:lang w:val="en-GB"/>
              </w:rPr>
              <w:pPrChange w:id="190" w:author="ms699852" w:date="2017-10-17T19:25:00Z">
                <w:pPr>
                  <w:keepNext/>
                  <w:widowControl w:val="0"/>
                  <w:tabs>
                    <w:tab w:val="left" w:pos="142"/>
                  </w:tabs>
                  <w:jc w:val="both"/>
                </w:pPr>
              </w:pPrChange>
            </w:pPr>
            <w:ins w:id="191" w:author="ms699852" w:date="2017-10-17T19:25:00Z">
              <w:r>
                <w:rPr>
                  <w:rFonts w:ascii="Arial" w:hAnsi="Arial" w:cs="Arial"/>
                  <w:noProof/>
                  <w:sz w:val="16"/>
                  <w:szCs w:val="16"/>
                </w:rPr>
                <w:lastRenderedPageBreak/>
                <w:drawing>
                  <wp:inline distT="0" distB="0" distL="0" distR="0">
                    <wp:extent cx="1621155" cy="1513840"/>
                    <wp:effectExtent l="19050" t="0" r="0" b="0"/>
                    <wp:docPr id="11" name="Bild 11" descr="rollpitchy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lpitchyaw"/>
                            <pic:cNvPicPr>
                              <a:picLocks noChangeAspect="1" noChangeArrowheads="1"/>
                            </pic:cNvPicPr>
                          </pic:nvPicPr>
                          <pic:blipFill>
                            <a:blip r:embed="rId10" cstate="print"/>
                            <a:srcRect/>
                            <a:stretch>
                              <a:fillRect/>
                            </a:stretch>
                          </pic:blipFill>
                          <pic:spPr bwMode="auto">
                            <a:xfrm>
                              <a:off x="0" y="0"/>
                              <a:ext cx="1621155" cy="1513840"/>
                            </a:xfrm>
                            <a:prstGeom prst="rect">
                              <a:avLst/>
                            </a:prstGeom>
                            <a:noFill/>
                            <a:ln w="9525">
                              <a:noFill/>
                              <a:miter lim="800000"/>
                              <a:headEnd/>
                              <a:tailEnd/>
                            </a:ln>
                          </pic:spPr>
                        </pic:pic>
                      </a:graphicData>
                    </a:graphic>
                  </wp:inline>
                </w:drawing>
              </w:r>
            </w:ins>
          </w:p>
        </w:tc>
        <w:tc>
          <w:tcPr>
            <w:tcW w:w="637" w:type="dxa"/>
            <w:shd w:val="clear" w:color="auto" w:fill="auto"/>
            <w:vAlign w:val="center"/>
            <w:tcPrChange w:id="192" w:author="ms699852" w:date="2017-10-17T19:25:00Z">
              <w:tcPr>
                <w:tcW w:w="637" w:type="dxa"/>
                <w:shd w:val="clear" w:color="auto" w:fill="auto"/>
                <w:vAlign w:val="center"/>
              </w:tcPr>
            </w:tcPrChange>
          </w:tcPr>
          <w:p w:rsidR="00284B19" w:rsidRPr="009112D8" w:rsidRDefault="00284B19" w:rsidP="009112D8">
            <w:pPr>
              <w:keepNext/>
              <w:widowControl w:val="0"/>
              <w:tabs>
                <w:tab w:val="left" w:pos="142"/>
              </w:tabs>
              <w:jc w:val="center"/>
              <w:rPr>
                <w:ins w:id="193" w:author="ms699852" w:date="2017-10-16T14:58:00Z"/>
                <w:rFonts w:ascii="Arial" w:hAnsi="Arial" w:cs="Arial"/>
                <w:sz w:val="16"/>
                <w:szCs w:val="16"/>
                <w:lang w:val="en-GB"/>
                <w:rPrChange w:id="194" w:author="ms699852" w:date="2017-10-16T21:33:00Z">
                  <w:rPr>
                    <w:ins w:id="195" w:author="ms699852" w:date="2017-10-16T14:58:00Z"/>
                    <w:rFonts w:ascii="Arial" w:hAnsi="Arial" w:cs="Arial"/>
                    <w:sz w:val="16"/>
                    <w:szCs w:val="16"/>
                    <w:lang w:val="en-GB"/>
                  </w:rPr>
                </w:rPrChange>
              </w:rPr>
            </w:pPr>
            <w:ins w:id="196" w:author="ms699852" w:date="2017-10-16T14:59:00Z">
              <w:r w:rsidRPr="009112D8">
                <w:rPr>
                  <w:rFonts w:ascii="Arial" w:hAnsi="Arial" w:cs="Arial"/>
                  <w:sz w:val="16"/>
                  <w:szCs w:val="16"/>
                  <w:lang w:val="en-GB"/>
                </w:rPr>
                <w:t>Time</w:t>
              </w:r>
            </w:ins>
            <w:ins w:id="197" w:author="ms699852" w:date="2017-10-16T15:13:00Z">
              <w:r w:rsidRPr="009112D8">
                <w:rPr>
                  <w:rFonts w:ascii="Arial" w:hAnsi="Arial" w:cs="Arial"/>
                  <w:sz w:val="16"/>
                  <w:szCs w:val="16"/>
                  <w:lang w:val="en-GB"/>
                </w:rPr>
                <w:t xml:space="preserve"> [sec]</w:t>
              </w:r>
            </w:ins>
          </w:p>
        </w:tc>
        <w:tc>
          <w:tcPr>
            <w:tcW w:w="1087" w:type="dxa"/>
            <w:shd w:val="clear" w:color="auto" w:fill="auto"/>
            <w:vAlign w:val="center"/>
            <w:tcPrChange w:id="198" w:author="ms699852" w:date="2017-10-17T19:25:00Z">
              <w:tcPr>
                <w:tcW w:w="1087" w:type="dxa"/>
                <w:shd w:val="clear" w:color="auto" w:fill="auto"/>
                <w:vAlign w:val="center"/>
              </w:tcPr>
            </w:tcPrChange>
          </w:tcPr>
          <w:p w:rsidR="00284B19" w:rsidRPr="009112D8" w:rsidRDefault="00284B19" w:rsidP="009112D8">
            <w:pPr>
              <w:keepNext/>
              <w:widowControl w:val="0"/>
              <w:tabs>
                <w:tab w:val="left" w:pos="142"/>
              </w:tabs>
              <w:jc w:val="center"/>
              <w:rPr>
                <w:ins w:id="199" w:author="ms699852" w:date="2017-10-16T14:58:00Z"/>
                <w:rFonts w:ascii="Arial" w:hAnsi="Arial" w:cs="Arial"/>
                <w:color w:val="009900"/>
                <w:sz w:val="16"/>
                <w:szCs w:val="16"/>
                <w:lang w:val="en-GB"/>
                <w:rPrChange w:id="200" w:author="ms699852" w:date="2017-10-16T22:07:00Z">
                  <w:rPr>
                    <w:ins w:id="201" w:author="ms699852" w:date="2017-10-16T14:58:00Z"/>
                    <w:rFonts w:ascii="Arial" w:hAnsi="Arial" w:cs="Arial"/>
                    <w:color w:val="009900"/>
                    <w:sz w:val="16"/>
                    <w:szCs w:val="16"/>
                    <w:lang w:val="en-GB"/>
                  </w:rPr>
                </w:rPrChange>
              </w:rPr>
            </w:pPr>
            <w:proofErr w:type="spellStart"/>
            <w:ins w:id="202" w:author="ms699852" w:date="2017-10-16T21:11:00Z">
              <w:r w:rsidRPr="009112D8">
                <w:rPr>
                  <w:rFonts w:ascii="Arial" w:hAnsi="Arial" w:cs="Arial"/>
                  <w:color w:val="009900"/>
                  <w:sz w:val="16"/>
                  <w:szCs w:val="16"/>
                  <w:lang w:val="en-GB"/>
                  <w:rPrChange w:id="203" w:author="ms699852" w:date="2017-10-16T22:07:00Z">
                    <w:rPr>
                      <w:rFonts w:ascii="Arial" w:hAnsi="Arial" w:cs="Arial"/>
                      <w:color w:val="009900"/>
                      <w:sz w:val="16"/>
                      <w:szCs w:val="16"/>
                      <w:lang w:val="en-GB"/>
                    </w:rPr>
                  </w:rPrChange>
                </w:rPr>
                <w:t>σ</w:t>
              </w:r>
            </w:ins>
            <w:ins w:id="204" w:author="ms699852" w:date="2017-10-16T14:59:00Z">
              <w:r w:rsidRPr="009112D8">
                <w:rPr>
                  <w:rFonts w:ascii="Arial" w:hAnsi="Arial" w:cs="Arial"/>
                  <w:color w:val="009900"/>
                  <w:sz w:val="16"/>
                  <w:szCs w:val="16"/>
                  <w:vertAlign w:val="subscript"/>
                  <w:lang w:val="en-GB"/>
                  <w:rPrChange w:id="205" w:author="ms699852" w:date="2017-10-16T22:07:00Z">
                    <w:rPr>
                      <w:rFonts w:ascii="Arial" w:hAnsi="Arial" w:cs="Arial"/>
                      <w:color w:val="009900"/>
                      <w:sz w:val="16"/>
                      <w:szCs w:val="16"/>
                      <w:vertAlign w:val="subscript"/>
                      <w:lang w:val="en-GB"/>
                    </w:rPr>
                  </w:rPrChange>
                </w:rPr>
                <w:t>Azimuth</w:t>
              </w:r>
            </w:ins>
            <w:proofErr w:type="spellEnd"/>
            <w:ins w:id="206" w:author="ms699852" w:date="2017-10-16T15:12:00Z">
              <w:r w:rsidRPr="009112D8">
                <w:rPr>
                  <w:rFonts w:ascii="Arial" w:hAnsi="Arial" w:cs="Arial"/>
                  <w:color w:val="009900"/>
                  <w:sz w:val="16"/>
                  <w:szCs w:val="16"/>
                  <w:lang w:val="en-GB"/>
                  <w:rPrChange w:id="207" w:author="ms699852" w:date="2017-10-16T22:07:00Z">
                    <w:rPr>
                      <w:rFonts w:ascii="Arial" w:hAnsi="Arial" w:cs="Arial"/>
                      <w:color w:val="009900"/>
                      <w:sz w:val="16"/>
                      <w:szCs w:val="16"/>
                      <w:lang w:val="en-GB"/>
                    </w:rPr>
                  </w:rPrChange>
                </w:rPr>
                <w:t xml:space="preserve"> [°]</w:t>
              </w:r>
            </w:ins>
          </w:p>
        </w:tc>
        <w:tc>
          <w:tcPr>
            <w:tcW w:w="1087" w:type="dxa"/>
            <w:shd w:val="clear" w:color="auto" w:fill="auto"/>
            <w:vAlign w:val="center"/>
            <w:tcPrChange w:id="208" w:author="ms699852" w:date="2017-10-17T19:25:00Z">
              <w:tcPr>
                <w:tcW w:w="1087" w:type="dxa"/>
                <w:shd w:val="clear" w:color="auto" w:fill="auto"/>
                <w:vAlign w:val="center"/>
              </w:tcPr>
            </w:tcPrChange>
          </w:tcPr>
          <w:p w:rsidR="00284B19" w:rsidRPr="009112D8" w:rsidRDefault="00284B19" w:rsidP="009112D8">
            <w:pPr>
              <w:keepNext/>
              <w:widowControl w:val="0"/>
              <w:tabs>
                <w:tab w:val="left" w:pos="142"/>
              </w:tabs>
              <w:jc w:val="center"/>
              <w:rPr>
                <w:ins w:id="209" w:author="ms699852" w:date="2017-10-16T14:58:00Z"/>
                <w:rFonts w:ascii="Arial" w:hAnsi="Arial" w:cs="Arial"/>
                <w:color w:val="0000FF"/>
                <w:sz w:val="16"/>
                <w:szCs w:val="16"/>
                <w:lang w:val="en-GB"/>
                <w:rPrChange w:id="210" w:author="ms699852" w:date="2017-10-16T22:07:00Z">
                  <w:rPr>
                    <w:ins w:id="211" w:author="ms699852" w:date="2017-10-16T14:58:00Z"/>
                    <w:rFonts w:ascii="Arial" w:hAnsi="Arial" w:cs="Arial"/>
                    <w:color w:val="0000FF"/>
                    <w:sz w:val="16"/>
                    <w:szCs w:val="16"/>
                    <w:lang w:val="en-GB"/>
                  </w:rPr>
                </w:rPrChange>
              </w:rPr>
            </w:pPr>
            <w:proofErr w:type="spellStart"/>
            <w:ins w:id="212" w:author="ms699852" w:date="2017-10-16T21:13:00Z">
              <w:r w:rsidRPr="009112D8">
                <w:rPr>
                  <w:rFonts w:ascii="Arial" w:hAnsi="Arial" w:cs="Arial"/>
                  <w:color w:val="0000FF"/>
                  <w:sz w:val="16"/>
                  <w:szCs w:val="16"/>
                  <w:lang w:val="en-GB"/>
                  <w:rPrChange w:id="213" w:author="ms699852" w:date="2017-10-16T22:07:00Z">
                    <w:rPr>
                      <w:rFonts w:ascii="Arial" w:hAnsi="Arial" w:cs="Arial"/>
                      <w:color w:val="0000FF"/>
                      <w:sz w:val="16"/>
                      <w:szCs w:val="16"/>
                      <w:lang w:val="en-GB"/>
                    </w:rPr>
                  </w:rPrChange>
                </w:rPr>
                <w:t>σ</w:t>
              </w:r>
              <w:r w:rsidRPr="009112D8">
                <w:rPr>
                  <w:rFonts w:ascii="Arial" w:hAnsi="Arial" w:cs="Arial"/>
                  <w:color w:val="0000FF"/>
                  <w:sz w:val="16"/>
                  <w:szCs w:val="16"/>
                  <w:vertAlign w:val="subscript"/>
                  <w:lang w:val="en-GB"/>
                  <w:rPrChange w:id="214" w:author="ms699852" w:date="2017-10-16T22:07:00Z">
                    <w:rPr>
                      <w:rFonts w:ascii="Arial" w:hAnsi="Arial" w:cs="Arial"/>
                      <w:color w:val="0000FF"/>
                      <w:sz w:val="16"/>
                      <w:szCs w:val="16"/>
                      <w:vertAlign w:val="subscript"/>
                      <w:lang w:val="en-GB"/>
                    </w:rPr>
                  </w:rPrChange>
                </w:rPr>
                <w:t>Pitch</w:t>
              </w:r>
              <w:proofErr w:type="spellEnd"/>
              <w:r w:rsidRPr="009112D8">
                <w:rPr>
                  <w:rFonts w:ascii="Arial" w:hAnsi="Arial" w:cs="Arial"/>
                  <w:color w:val="0000FF"/>
                  <w:sz w:val="16"/>
                  <w:szCs w:val="16"/>
                  <w:lang w:val="en-GB"/>
                  <w:rPrChange w:id="215" w:author="ms699852" w:date="2017-10-16T22:07:00Z">
                    <w:rPr>
                      <w:rFonts w:ascii="Arial" w:hAnsi="Arial" w:cs="Arial"/>
                      <w:color w:val="0000FF"/>
                      <w:sz w:val="16"/>
                      <w:szCs w:val="16"/>
                      <w:lang w:val="en-GB"/>
                    </w:rPr>
                  </w:rPrChange>
                </w:rPr>
                <w:t xml:space="preserve"> [°]</w:t>
              </w:r>
            </w:ins>
          </w:p>
        </w:tc>
        <w:tc>
          <w:tcPr>
            <w:tcW w:w="1087" w:type="dxa"/>
            <w:shd w:val="clear" w:color="auto" w:fill="auto"/>
            <w:vAlign w:val="center"/>
            <w:tcPrChange w:id="216" w:author="ms699852" w:date="2017-10-17T19:25:00Z">
              <w:tcPr>
                <w:tcW w:w="1087" w:type="dxa"/>
                <w:shd w:val="clear" w:color="auto" w:fill="auto"/>
                <w:vAlign w:val="center"/>
              </w:tcPr>
            </w:tcPrChange>
          </w:tcPr>
          <w:p w:rsidR="00284B19" w:rsidRPr="009112D8" w:rsidRDefault="00284B19" w:rsidP="009112D8">
            <w:pPr>
              <w:keepNext/>
              <w:widowControl w:val="0"/>
              <w:tabs>
                <w:tab w:val="left" w:pos="142"/>
              </w:tabs>
              <w:jc w:val="center"/>
              <w:rPr>
                <w:ins w:id="217" w:author="ms699852" w:date="2017-10-16T14:58:00Z"/>
                <w:rFonts w:ascii="Arial" w:hAnsi="Arial" w:cs="Arial"/>
                <w:color w:val="FF0000"/>
                <w:sz w:val="16"/>
                <w:szCs w:val="16"/>
                <w:lang w:val="en-GB"/>
                <w:rPrChange w:id="218" w:author="ms699852" w:date="2017-10-16T22:07:00Z">
                  <w:rPr>
                    <w:ins w:id="219" w:author="ms699852" w:date="2017-10-16T14:58:00Z"/>
                    <w:rFonts w:ascii="Arial" w:hAnsi="Arial" w:cs="Arial"/>
                    <w:color w:val="FF0000"/>
                    <w:sz w:val="16"/>
                    <w:szCs w:val="16"/>
                    <w:lang w:val="en-GB"/>
                  </w:rPr>
                </w:rPrChange>
              </w:rPr>
            </w:pPr>
            <w:proofErr w:type="spellStart"/>
            <w:ins w:id="220" w:author="ms699852" w:date="2017-10-16T21:13:00Z">
              <w:r w:rsidRPr="009112D8">
                <w:rPr>
                  <w:rFonts w:ascii="Arial" w:hAnsi="Arial" w:cs="Arial"/>
                  <w:color w:val="FF0000"/>
                  <w:sz w:val="16"/>
                  <w:szCs w:val="16"/>
                  <w:lang w:val="en-GB"/>
                  <w:rPrChange w:id="221" w:author="ms699852" w:date="2017-10-16T22:07:00Z">
                    <w:rPr>
                      <w:rFonts w:ascii="Arial" w:hAnsi="Arial" w:cs="Arial"/>
                      <w:color w:val="FF0000"/>
                      <w:sz w:val="16"/>
                      <w:szCs w:val="16"/>
                      <w:lang w:val="en-GB"/>
                    </w:rPr>
                  </w:rPrChange>
                </w:rPr>
                <w:t>σ</w:t>
              </w:r>
              <w:r w:rsidRPr="009112D8">
                <w:rPr>
                  <w:rFonts w:ascii="Arial" w:hAnsi="Arial" w:cs="Arial"/>
                  <w:color w:val="FF0000"/>
                  <w:sz w:val="16"/>
                  <w:szCs w:val="16"/>
                  <w:vertAlign w:val="subscript"/>
                  <w:lang w:val="en-GB"/>
                  <w:rPrChange w:id="222" w:author="ms699852" w:date="2017-10-16T22:07:00Z">
                    <w:rPr>
                      <w:rFonts w:ascii="Arial" w:hAnsi="Arial" w:cs="Arial"/>
                      <w:color w:val="FF0000"/>
                      <w:sz w:val="16"/>
                      <w:szCs w:val="16"/>
                      <w:vertAlign w:val="subscript"/>
                      <w:lang w:val="en-GB"/>
                    </w:rPr>
                  </w:rPrChange>
                </w:rPr>
                <w:t>Roll</w:t>
              </w:r>
              <w:proofErr w:type="spellEnd"/>
              <w:r w:rsidRPr="009112D8">
                <w:rPr>
                  <w:rFonts w:ascii="Arial" w:hAnsi="Arial" w:cs="Arial"/>
                  <w:color w:val="FF0000"/>
                  <w:sz w:val="16"/>
                  <w:szCs w:val="16"/>
                  <w:lang w:val="en-GB"/>
                  <w:rPrChange w:id="223" w:author="ms699852" w:date="2017-10-16T22:07:00Z">
                    <w:rPr>
                      <w:rFonts w:ascii="Arial" w:hAnsi="Arial" w:cs="Arial"/>
                      <w:color w:val="FF0000"/>
                      <w:sz w:val="16"/>
                      <w:szCs w:val="16"/>
                      <w:lang w:val="en-GB"/>
                    </w:rPr>
                  </w:rPrChange>
                </w:rPr>
                <w:t xml:space="preserve"> [°]</w:t>
              </w:r>
            </w:ins>
          </w:p>
        </w:tc>
      </w:tr>
      <w:tr w:rsidR="00577071" w:rsidRPr="009112D8" w:rsidTr="009112D8">
        <w:trPr>
          <w:cantSplit/>
          <w:trHeight w:val="229"/>
          <w:ins w:id="224" w:author="ms699852" w:date="2017-10-16T14:58:00Z"/>
        </w:trPr>
        <w:tc>
          <w:tcPr>
            <w:tcW w:w="2765" w:type="dxa"/>
            <w:vMerge/>
            <w:shd w:val="clear" w:color="auto" w:fill="auto"/>
          </w:tcPr>
          <w:p w:rsidR="00284B19" w:rsidRPr="009112D8" w:rsidRDefault="00284B19" w:rsidP="009112D8">
            <w:pPr>
              <w:keepNext/>
              <w:widowControl w:val="0"/>
              <w:tabs>
                <w:tab w:val="left" w:pos="142"/>
              </w:tabs>
              <w:jc w:val="both"/>
              <w:rPr>
                <w:ins w:id="225" w:author="ms699852" w:date="2017-10-16T14:58:00Z"/>
                <w:rFonts w:ascii="Arial" w:hAnsi="Arial" w:cs="Arial"/>
                <w:sz w:val="16"/>
                <w:szCs w:val="16"/>
                <w:lang w:val="en-GB"/>
                <w:rPrChange w:id="226" w:author="ms699852" w:date="2017-10-16T21:33:00Z">
                  <w:rPr>
                    <w:ins w:id="227" w:author="ms699852" w:date="2017-10-16T14:58:00Z"/>
                    <w:rFonts w:ascii="Arial" w:hAnsi="Arial" w:cs="Arial"/>
                    <w:sz w:val="16"/>
                    <w:szCs w:val="16"/>
                    <w:lang w:val="en-GB"/>
                  </w:rPr>
                </w:rPrChange>
              </w:rPr>
            </w:pPr>
          </w:p>
        </w:tc>
        <w:tc>
          <w:tcPr>
            <w:tcW w:w="637" w:type="dxa"/>
            <w:shd w:val="clear" w:color="auto" w:fill="auto"/>
            <w:vAlign w:val="center"/>
          </w:tcPr>
          <w:p w:rsidR="00284B19" w:rsidRPr="009112D8" w:rsidRDefault="00284B19" w:rsidP="009112D8">
            <w:pPr>
              <w:keepNext/>
              <w:widowControl w:val="0"/>
              <w:tabs>
                <w:tab w:val="left" w:pos="142"/>
              </w:tabs>
              <w:jc w:val="center"/>
              <w:rPr>
                <w:ins w:id="228" w:author="ms699852" w:date="2017-10-16T14:58:00Z"/>
                <w:rFonts w:ascii="Arial" w:hAnsi="Arial" w:cs="Arial"/>
                <w:sz w:val="16"/>
                <w:szCs w:val="16"/>
                <w:lang w:val="en-GB"/>
                <w:rPrChange w:id="229" w:author="ms699852" w:date="2017-10-16T21:33:00Z">
                  <w:rPr>
                    <w:ins w:id="230" w:author="ms699852" w:date="2017-10-16T14:58:00Z"/>
                    <w:rFonts w:ascii="Arial" w:hAnsi="Arial" w:cs="Arial"/>
                    <w:sz w:val="16"/>
                    <w:szCs w:val="16"/>
                    <w:lang w:val="en-GB"/>
                  </w:rPr>
                </w:rPrChange>
              </w:rPr>
            </w:pPr>
            <w:ins w:id="231" w:author="ms699852" w:date="2017-10-16T14:59:00Z">
              <w:r w:rsidRPr="009112D8">
                <w:rPr>
                  <w:rFonts w:ascii="Arial" w:hAnsi="Arial" w:cs="Arial"/>
                  <w:sz w:val="16"/>
                  <w:szCs w:val="16"/>
                  <w:lang w:val="en-GB"/>
                  <w:rPrChange w:id="232" w:author="ms699852" w:date="2017-10-16T21:33:00Z">
                    <w:rPr>
                      <w:rFonts w:ascii="Arial" w:hAnsi="Arial" w:cs="Arial"/>
                      <w:sz w:val="16"/>
                      <w:szCs w:val="16"/>
                      <w:lang w:val="en-GB"/>
                    </w:rPr>
                  </w:rPrChange>
                </w:rPr>
                <w:t>5</w:t>
              </w:r>
            </w:ins>
          </w:p>
        </w:tc>
        <w:tc>
          <w:tcPr>
            <w:tcW w:w="1087" w:type="dxa"/>
            <w:shd w:val="clear" w:color="auto" w:fill="auto"/>
            <w:vAlign w:val="center"/>
          </w:tcPr>
          <w:p w:rsidR="00284B19" w:rsidRPr="009112D8" w:rsidRDefault="00577071" w:rsidP="009112D8">
            <w:pPr>
              <w:keepNext/>
              <w:widowControl w:val="0"/>
              <w:tabs>
                <w:tab w:val="left" w:pos="142"/>
              </w:tabs>
              <w:jc w:val="center"/>
              <w:rPr>
                <w:ins w:id="233" w:author="ms699852" w:date="2017-10-16T14:58:00Z"/>
                <w:rFonts w:ascii="Arial" w:hAnsi="Arial" w:cs="Arial"/>
                <w:sz w:val="16"/>
                <w:szCs w:val="16"/>
                <w:lang w:val="en-GB"/>
              </w:rPr>
            </w:pPr>
            <w:ins w:id="234" w:author="ms699852" w:date="2017-10-16T21:18:00Z">
              <w:r w:rsidRPr="009112D8">
                <w:rPr>
                  <w:rFonts w:ascii="Arial" w:hAnsi="Arial" w:cs="Arial"/>
                  <w:sz w:val="16"/>
                  <w:szCs w:val="16"/>
                </w:rPr>
                <w:t>0,00572</w:t>
              </w:r>
            </w:ins>
          </w:p>
        </w:tc>
        <w:tc>
          <w:tcPr>
            <w:tcW w:w="1087" w:type="dxa"/>
            <w:shd w:val="clear" w:color="auto" w:fill="auto"/>
            <w:vAlign w:val="center"/>
          </w:tcPr>
          <w:p w:rsidR="00284B19" w:rsidRPr="009112D8" w:rsidRDefault="00284B19" w:rsidP="009112D8">
            <w:pPr>
              <w:keepNext/>
              <w:widowControl w:val="0"/>
              <w:tabs>
                <w:tab w:val="left" w:pos="142"/>
              </w:tabs>
              <w:jc w:val="center"/>
              <w:rPr>
                <w:ins w:id="235" w:author="ms699852" w:date="2017-10-16T14:58:00Z"/>
                <w:rFonts w:ascii="Arial" w:hAnsi="Arial" w:cs="Arial"/>
                <w:sz w:val="16"/>
                <w:szCs w:val="16"/>
                <w:lang w:val="en-GB"/>
              </w:rPr>
            </w:pPr>
            <w:ins w:id="236" w:author="ms699852" w:date="2017-10-16T21:18:00Z">
              <w:r w:rsidRPr="009112D8">
                <w:rPr>
                  <w:rFonts w:ascii="Arial" w:hAnsi="Arial" w:cs="Arial"/>
                  <w:sz w:val="16"/>
                  <w:szCs w:val="16"/>
                </w:rPr>
                <w:t>0,0009</w:t>
              </w:r>
              <w:r w:rsidR="00577071" w:rsidRPr="009112D8">
                <w:rPr>
                  <w:rFonts w:ascii="Arial" w:hAnsi="Arial" w:cs="Arial"/>
                  <w:sz w:val="16"/>
                  <w:szCs w:val="16"/>
                </w:rPr>
                <w:t>1</w:t>
              </w:r>
            </w:ins>
          </w:p>
        </w:tc>
        <w:tc>
          <w:tcPr>
            <w:tcW w:w="1087" w:type="dxa"/>
            <w:shd w:val="clear" w:color="auto" w:fill="auto"/>
            <w:vAlign w:val="center"/>
          </w:tcPr>
          <w:p w:rsidR="00284B19" w:rsidRPr="009112D8" w:rsidRDefault="00284B19" w:rsidP="009112D8">
            <w:pPr>
              <w:keepNext/>
              <w:widowControl w:val="0"/>
              <w:tabs>
                <w:tab w:val="left" w:pos="142"/>
              </w:tabs>
              <w:jc w:val="center"/>
              <w:rPr>
                <w:ins w:id="237" w:author="ms699852" w:date="2017-10-16T14:58:00Z"/>
                <w:rFonts w:ascii="Arial" w:hAnsi="Arial" w:cs="Arial"/>
                <w:sz w:val="16"/>
                <w:szCs w:val="16"/>
                <w:lang w:val="en-GB"/>
              </w:rPr>
            </w:pPr>
            <w:ins w:id="238" w:author="ms699852" w:date="2017-10-16T21:18:00Z">
              <w:r w:rsidRPr="009112D8">
                <w:rPr>
                  <w:rFonts w:ascii="Arial" w:hAnsi="Arial" w:cs="Arial"/>
                  <w:sz w:val="16"/>
                  <w:szCs w:val="16"/>
                </w:rPr>
                <w:t>0,00205</w:t>
              </w:r>
            </w:ins>
          </w:p>
        </w:tc>
      </w:tr>
      <w:tr w:rsidR="00577071" w:rsidRPr="009112D8" w:rsidTr="009112D8">
        <w:trPr>
          <w:cantSplit/>
          <w:trHeight w:val="229"/>
          <w:ins w:id="239" w:author="ms699852" w:date="2017-10-16T14:58:00Z"/>
        </w:trPr>
        <w:tc>
          <w:tcPr>
            <w:tcW w:w="2765" w:type="dxa"/>
            <w:vMerge/>
            <w:shd w:val="clear" w:color="auto" w:fill="auto"/>
          </w:tcPr>
          <w:p w:rsidR="00284B19" w:rsidRPr="009112D8" w:rsidRDefault="00284B19" w:rsidP="009112D8">
            <w:pPr>
              <w:keepNext/>
              <w:widowControl w:val="0"/>
              <w:tabs>
                <w:tab w:val="left" w:pos="142"/>
              </w:tabs>
              <w:jc w:val="both"/>
              <w:rPr>
                <w:ins w:id="240" w:author="ms699852" w:date="2017-10-16T14:58:00Z"/>
                <w:rFonts w:ascii="Arial" w:hAnsi="Arial" w:cs="Arial"/>
                <w:sz w:val="16"/>
                <w:szCs w:val="16"/>
                <w:lang w:val="en-GB"/>
                <w:rPrChange w:id="241" w:author="ms699852" w:date="2017-10-16T21:33:00Z">
                  <w:rPr>
                    <w:ins w:id="242" w:author="ms699852" w:date="2017-10-16T14:58:00Z"/>
                    <w:rFonts w:ascii="Arial" w:hAnsi="Arial" w:cs="Arial"/>
                    <w:sz w:val="16"/>
                    <w:szCs w:val="16"/>
                    <w:lang w:val="en-GB"/>
                  </w:rPr>
                </w:rPrChange>
              </w:rPr>
            </w:pPr>
          </w:p>
        </w:tc>
        <w:tc>
          <w:tcPr>
            <w:tcW w:w="637" w:type="dxa"/>
            <w:shd w:val="clear" w:color="auto" w:fill="auto"/>
            <w:vAlign w:val="center"/>
          </w:tcPr>
          <w:p w:rsidR="00284B19" w:rsidRPr="009112D8" w:rsidRDefault="00284B19" w:rsidP="009112D8">
            <w:pPr>
              <w:keepNext/>
              <w:widowControl w:val="0"/>
              <w:tabs>
                <w:tab w:val="left" w:pos="142"/>
              </w:tabs>
              <w:jc w:val="center"/>
              <w:rPr>
                <w:ins w:id="243" w:author="ms699852" w:date="2017-10-16T14:58:00Z"/>
                <w:rFonts w:ascii="Arial" w:hAnsi="Arial" w:cs="Arial"/>
                <w:sz w:val="16"/>
                <w:szCs w:val="16"/>
                <w:lang w:val="en-GB"/>
                <w:rPrChange w:id="244" w:author="ms699852" w:date="2017-10-16T21:33:00Z">
                  <w:rPr>
                    <w:ins w:id="245" w:author="ms699852" w:date="2017-10-16T14:58:00Z"/>
                    <w:rFonts w:ascii="Arial" w:hAnsi="Arial" w:cs="Arial"/>
                    <w:sz w:val="16"/>
                    <w:szCs w:val="16"/>
                    <w:lang w:val="en-GB"/>
                  </w:rPr>
                </w:rPrChange>
              </w:rPr>
            </w:pPr>
            <w:ins w:id="246" w:author="ms699852" w:date="2017-10-16T14:59:00Z">
              <w:r w:rsidRPr="009112D8">
                <w:rPr>
                  <w:rFonts w:ascii="Arial" w:hAnsi="Arial" w:cs="Arial"/>
                  <w:sz w:val="16"/>
                  <w:szCs w:val="16"/>
                  <w:lang w:val="en-GB"/>
                  <w:rPrChange w:id="247" w:author="ms699852" w:date="2017-10-16T21:33:00Z">
                    <w:rPr>
                      <w:rFonts w:ascii="Arial" w:hAnsi="Arial" w:cs="Arial"/>
                      <w:sz w:val="16"/>
                      <w:szCs w:val="16"/>
                      <w:lang w:val="en-GB"/>
                    </w:rPr>
                  </w:rPrChange>
                </w:rPr>
                <w:t>10</w:t>
              </w:r>
            </w:ins>
          </w:p>
        </w:tc>
        <w:tc>
          <w:tcPr>
            <w:tcW w:w="1087" w:type="dxa"/>
            <w:shd w:val="clear" w:color="auto" w:fill="auto"/>
            <w:vAlign w:val="center"/>
          </w:tcPr>
          <w:p w:rsidR="00284B19" w:rsidRPr="009112D8" w:rsidRDefault="00577071" w:rsidP="009112D8">
            <w:pPr>
              <w:keepNext/>
              <w:widowControl w:val="0"/>
              <w:tabs>
                <w:tab w:val="left" w:pos="142"/>
              </w:tabs>
              <w:jc w:val="center"/>
              <w:rPr>
                <w:ins w:id="248" w:author="ms699852" w:date="2017-10-16T14:58:00Z"/>
                <w:rFonts w:ascii="Arial" w:hAnsi="Arial" w:cs="Arial"/>
                <w:sz w:val="16"/>
                <w:szCs w:val="16"/>
                <w:lang w:val="en-GB"/>
              </w:rPr>
            </w:pPr>
            <w:ins w:id="249" w:author="ms699852" w:date="2017-10-16T21:18:00Z">
              <w:r w:rsidRPr="009112D8">
                <w:rPr>
                  <w:rFonts w:ascii="Arial" w:hAnsi="Arial" w:cs="Arial"/>
                  <w:sz w:val="16"/>
                  <w:szCs w:val="16"/>
                </w:rPr>
                <w:t>0,00596</w:t>
              </w:r>
            </w:ins>
          </w:p>
        </w:tc>
        <w:tc>
          <w:tcPr>
            <w:tcW w:w="1087" w:type="dxa"/>
            <w:shd w:val="clear" w:color="auto" w:fill="auto"/>
            <w:vAlign w:val="center"/>
          </w:tcPr>
          <w:p w:rsidR="00284B19" w:rsidRPr="009112D8" w:rsidRDefault="00577071" w:rsidP="009112D8">
            <w:pPr>
              <w:keepNext/>
              <w:widowControl w:val="0"/>
              <w:tabs>
                <w:tab w:val="left" w:pos="142"/>
              </w:tabs>
              <w:jc w:val="center"/>
              <w:rPr>
                <w:ins w:id="250" w:author="ms699852" w:date="2017-10-16T14:58:00Z"/>
                <w:rFonts w:ascii="Arial" w:hAnsi="Arial" w:cs="Arial"/>
                <w:sz w:val="16"/>
                <w:szCs w:val="16"/>
                <w:lang w:val="en-GB"/>
              </w:rPr>
            </w:pPr>
            <w:ins w:id="251" w:author="ms699852" w:date="2017-10-16T21:18:00Z">
              <w:r w:rsidRPr="009112D8">
                <w:rPr>
                  <w:rFonts w:ascii="Arial" w:hAnsi="Arial" w:cs="Arial"/>
                  <w:sz w:val="16"/>
                  <w:szCs w:val="16"/>
                </w:rPr>
                <w:t>0,00301</w:t>
              </w:r>
            </w:ins>
          </w:p>
        </w:tc>
        <w:tc>
          <w:tcPr>
            <w:tcW w:w="1087" w:type="dxa"/>
            <w:shd w:val="clear" w:color="auto" w:fill="auto"/>
            <w:vAlign w:val="center"/>
          </w:tcPr>
          <w:p w:rsidR="00284B19" w:rsidRPr="009112D8" w:rsidRDefault="00577071" w:rsidP="009112D8">
            <w:pPr>
              <w:keepNext/>
              <w:widowControl w:val="0"/>
              <w:tabs>
                <w:tab w:val="left" w:pos="142"/>
              </w:tabs>
              <w:jc w:val="center"/>
              <w:rPr>
                <w:ins w:id="252" w:author="ms699852" w:date="2017-10-16T14:58:00Z"/>
                <w:rFonts w:ascii="Arial" w:hAnsi="Arial" w:cs="Arial"/>
                <w:sz w:val="16"/>
                <w:szCs w:val="16"/>
                <w:lang w:val="en-GB"/>
              </w:rPr>
            </w:pPr>
            <w:ins w:id="253" w:author="ms699852" w:date="2017-10-16T21:18:00Z">
              <w:r w:rsidRPr="009112D8">
                <w:rPr>
                  <w:rFonts w:ascii="Arial" w:hAnsi="Arial" w:cs="Arial"/>
                  <w:sz w:val="16"/>
                  <w:szCs w:val="16"/>
                </w:rPr>
                <w:t>0,00192</w:t>
              </w:r>
            </w:ins>
          </w:p>
        </w:tc>
      </w:tr>
      <w:tr w:rsidR="00577071" w:rsidRPr="009112D8" w:rsidTr="009112D8">
        <w:trPr>
          <w:cantSplit/>
          <w:trHeight w:val="229"/>
          <w:ins w:id="254" w:author="ms699852" w:date="2017-10-16T14:58:00Z"/>
        </w:trPr>
        <w:tc>
          <w:tcPr>
            <w:tcW w:w="2765" w:type="dxa"/>
            <w:vMerge/>
            <w:shd w:val="clear" w:color="auto" w:fill="auto"/>
          </w:tcPr>
          <w:p w:rsidR="00284B19" w:rsidRPr="009112D8" w:rsidRDefault="00284B19" w:rsidP="009112D8">
            <w:pPr>
              <w:keepNext/>
              <w:widowControl w:val="0"/>
              <w:tabs>
                <w:tab w:val="left" w:pos="142"/>
              </w:tabs>
              <w:jc w:val="both"/>
              <w:rPr>
                <w:ins w:id="255" w:author="ms699852" w:date="2017-10-16T14:58:00Z"/>
                <w:rFonts w:ascii="Arial" w:hAnsi="Arial" w:cs="Arial"/>
                <w:sz w:val="16"/>
                <w:szCs w:val="16"/>
                <w:lang w:val="en-GB"/>
                <w:rPrChange w:id="256" w:author="ms699852" w:date="2017-10-16T21:33:00Z">
                  <w:rPr>
                    <w:ins w:id="257" w:author="ms699852" w:date="2017-10-16T14:58:00Z"/>
                    <w:rFonts w:ascii="Arial" w:hAnsi="Arial" w:cs="Arial"/>
                    <w:sz w:val="16"/>
                    <w:szCs w:val="16"/>
                    <w:lang w:val="en-GB"/>
                  </w:rPr>
                </w:rPrChange>
              </w:rPr>
            </w:pPr>
          </w:p>
        </w:tc>
        <w:tc>
          <w:tcPr>
            <w:tcW w:w="637" w:type="dxa"/>
            <w:shd w:val="clear" w:color="auto" w:fill="auto"/>
            <w:vAlign w:val="center"/>
          </w:tcPr>
          <w:p w:rsidR="00284B19" w:rsidRPr="009112D8" w:rsidRDefault="00284B19" w:rsidP="009112D8">
            <w:pPr>
              <w:keepNext/>
              <w:widowControl w:val="0"/>
              <w:tabs>
                <w:tab w:val="left" w:pos="142"/>
              </w:tabs>
              <w:jc w:val="center"/>
              <w:rPr>
                <w:ins w:id="258" w:author="ms699852" w:date="2017-10-16T14:58:00Z"/>
                <w:rFonts w:ascii="Arial" w:hAnsi="Arial" w:cs="Arial"/>
                <w:sz w:val="16"/>
                <w:szCs w:val="16"/>
                <w:lang w:val="en-GB"/>
                <w:rPrChange w:id="259" w:author="ms699852" w:date="2017-10-16T21:33:00Z">
                  <w:rPr>
                    <w:ins w:id="260" w:author="ms699852" w:date="2017-10-16T14:58:00Z"/>
                    <w:rFonts w:ascii="Arial" w:hAnsi="Arial" w:cs="Arial"/>
                    <w:sz w:val="16"/>
                    <w:szCs w:val="16"/>
                    <w:lang w:val="en-GB"/>
                  </w:rPr>
                </w:rPrChange>
              </w:rPr>
            </w:pPr>
            <w:ins w:id="261" w:author="ms699852" w:date="2017-10-16T14:59:00Z">
              <w:r w:rsidRPr="009112D8">
                <w:rPr>
                  <w:rFonts w:ascii="Arial" w:hAnsi="Arial" w:cs="Arial"/>
                  <w:sz w:val="16"/>
                  <w:szCs w:val="16"/>
                  <w:lang w:val="en-GB"/>
                  <w:rPrChange w:id="262" w:author="ms699852" w:date="2017-10-16T21:33:00Z">
                    <w:rPr>
                      <w:rFonts w:ascii="Arial" w:hAnsi="Arial" w:cs="Arial"/>
                      <w:sz w:val="16"/>
                      <w:szCs w:val="16"/>
                      <w:lang w:val="en-GB"/>
                    </w:rPr>
                  </w:rPrChange>
                </w:rPr>
                <w:t>15</w:t>
              </w:r>
            </w:ins>
          </w:p>
        </w:tc>
        <w:tc>
          <w:tcPr>
            <w:tcW w:w="1087" w:type="dxa"/>
            <w:shd w:val="clear" w:color="auto" w:fill="auto"/>
            <w:vAlign w:val="center"/>
          </w:tcPr>
          <w:p w:rsidR="00284B19" w:rsidRPr="009112D8" w:rsidRDefault="00577071" w:rsidP="009112D8">
            <w:pPr>
              <w:keepNext/>
              <w:widowControl w:val="0"/>
              <w:tabs>
                <w:tab w:val="left" w:pos="142"/>
              </w:tabs>
              <w:jc w:val="center"/>
              <w:rPr>
                <w:ins w:id="263" w:author="ms699852" w:date="2017-10-16T14:58:00Z"/>
                <w:rFonts w:ascii="Arial" w:hAnsi="Arial" w:cs="Arial"/>
                <w:sz w:val="16"/>
                <w:szCs w:val="16"/>
                <w:lang w:val="en-GB"/>
              </w:rPr>
            </w:pPr>
            <w:ins w:id="264" w:author="ms699852" w:date="2017-10-16T21:18:00Z">
              <w:r w:rsidRPr="009112D8">
                <w:rPr>
                  <w:rFonts w:ascii="Arial" w:hAnsi="Arial" w:cs="Arial"/>
                  <w:sz w:val="16"/>
                  <w:szCs w:val="16"/>
                </w:rPr>
                <w:t>0,00605</w:t>
              </w:r>
            </w:ins>
          </w:p>
        </w:tc>
        <w:tc>
          <w:tcPr>
            <w:tcW w:w="1087" w:type="dxa"/>
            <w:shd w:val="clear" w:color="auto" w:fill="auto"/>
            <w:vAlign w:val="center"/>
          </w:tcPr>
          <w:p w:rsidR="00284B19" w:rsidRPr="009112D8" w:rsidRDefault="00577071" w:rsidP="009112D8">
            <w:pPr>
              <w:keepNext/>
              <w:widowControl w:val="0"/>
              <w:tabs>
                <w:tab w:val="left" w:pos="142"/>
              </w:tabs>
              <w:jc w:val="center"/>
              <w:rPr>
                <w:ins w:id="265" w:author="ms699852" w:date="2017-10-16T14:58:00Z"/>
                <w:rFonts w:ascii="Arial" w:hAnsi="Arial" w:cs="Arial"/>
                <w:sz w:val="16"/>
                <w:szCs w:val="16"/>
                <w:lang w:val="en-GB"/>
              </w:rPr>
            </w:pPr>
            <w:ins w:id="266" w:author="ms699852" w:date="2017-10-16T21:18:00Z">
              <w:r w:rsidRPr="009112D8">
                <w:rPr>
                  <w:rFonts w:ascii="Arial" w:hAnsi="Arial" w:cs="Arial"/>
                  <w:sz w:val="16"/>
                  <w:szCs w:val="16"/>
                </w:rPr>
                <w:t>0,00326</w:t>
              </w:r>
            </w:ins>
          </w:p>
        </w:tc>
        <w:tc>
          <w:tcPr>
            <w:tcW w:w="1087" w:type="dxa"/>
            <w:shd w:val="clear" w:color="auto" w:fill="auto"/>
            <w:vAlign w:val="center"/>
          </w:tcPr>
          <w:p w:rsidR="00284B19" w:rsidRPr="009112D8" w:rsidRDefault="00284B19" w:rsidP="009112D8">
            <w:pPr>
              <w:keepNext/>
              <w:widowControl w:val="0"/>
              <w:tabs>
                <w:tab w:val="left" w:pos="142"/>
              </w:tabs>
              <w:jc w:val="center"/>
              <w:rPr>
                <w:ins w:id="267" w:author="ms699852" w:date="2017-10-16T14:58:00Z"/>
                <w:rFonts w:ascii="Arial" w:hAnsi="Arial" w:cs="Arial"/>
                <w:sz w:val="16"/>
                <w:szCs w:val="16"/>
                <w:lang w:val="en-GB"/>
              </w:rPr>
            </w:pPr>
            <w:ins w:id="268" w:author="ms699852" w:date="2017-10-16T21:18:00Z">
              <w:r w:rsidRPr="009112D8">
                <w:rPr>
                  <w:rFonts w:ascii="Arial" w:hAnsi="Arial" w:cs="Arial"/>
                  <w:sz w:val="16"/>
                  <w:szCs w:val="16"/>
                </w:rPr>
                <w:t>0,00417</w:t>
              </w:r>
            </w:ins>
          </w:p>
        </w:tc>
      </w:tr>
      <w:tr w:rsidR="00577071" w:rsidRPr="009112D8" w:rsidTr="009112D8">
        <w:trPr>
          <w:cantSplit/>
          <w:trHeight w:val="229"/>
          <w:ins w:id="269" w:author="ms699852" w:date="2017-10-16T14:59:00Z"/>
        </w:trPr>
        <w:tc>
          <w:tcPr>
            <w:tcW w:w="2765" w:type="dxa"/>
            <w:vMerge/>
            <w:shd w:val="clear" w:color="auto" w:fill="auto"/>
          </w:tcPr>
          <w:p w:rsidR="00284B19" w:rsidRPr="009112D8" w:rsidRDefault="00284B19" w:rsidP="009112D8">
            <w:pPr>
              <w:keepNext/>
              <w:widowControl w:val="0"/>
              <w:tabs>
                <w:tab w:val="left" w:pos="142"/>
              </w:tabs>
              <w:jc w:val="both"/>
              <w:rPr>
                <w:ins w:id="270" w:author="ms699852" w:date="2017-10-16T14:59:00Z"/>
                <w:rFonts w:ascii="Arial" w:hAnsi="Arial" w:cs="Arial"/>
                <w:sz w:val="16"/>
                <w:szCs w:val="16"/>
                <w:lang w:val="en-GB"/>
                <w:rPrChange w:id="271" w:author="ms699852" w:date="2017-10-16T21:33:00Z">
                  <w:rPr>
                    <w:ins w:id="272" w:author="ms699852" w:date="2017-10-16T14:59:00Z"/>
                    <w:rFonts w:ascii="Arial" w:hAnsi="Arial" w:cs="Arial"/>
                    <w:sz w:val="16"/>
                    <w:szCs w:val="16"/>
                    <w:lang w:val="en-GB"/>
                  </w:rPr>
                </w:rPrChange>
              </w:rPr>
            </w:pPr>
          </w:p>
        </w:tc>
        <w:tc>
          <w:tcPr>
            <w:tcW w:w="637" w:type="dxa"/>
            <w:shd w:val="clear" w:color="auto" w:fill="auto"/>
            <w:vAlign w:val="center"/>
          </w:tcPr>
          <w:p w:rsidR="00284B19" w:rsidRPr="009112D8" w:rsidRDefault="00284B19" w:rsidP="009112D8">
            <w:pPr>
              <w:keepNext/>
              <w:widowControl w:val="0"/>
              <w:tabs>
                <w:tab w:val="left" w:pos="142"/>
              </w:tabs>
              <w:jc w:val="center"/>
              <w:rPr>
                <w:ins w:id="273" w:author="ms699852" w:date="2017-10-16T14:59:00Z"/>
                <w:rFonts w:ascii="Arial" w:hAnsi="Arial" w:cs="Arial"/>
                <w:sz w:val="16"/>
                <w:szCs w:val="16"/>
                <w:lang w:val="en-GB"/>
                <w:rPrChange w:id="274" w:author="ms699852" w:date="2017-10-16T21:33:00Z">
                  <w:rPr>
                    <w:ins w:id="275" w:author="ms699852" w:date="2017-10-16T14:59:00Z"/>
                    <w:rFonts w:ascii="Arial" w:hAnsi="Arial" w:cs="Arial"/>
                    <w:sz w:val="16"/>
                    <w:szCs w:val="16"/>
                    <w:lang w:val="en-GB"/>
                  </w:rPr>
                </w:rPrChange>
              </w:rPr>
            </w:pPr>
            <w:ins w:id="276" w:author="ms699852" w:date="2017-10-16T14:59:00Z">
              <w:r w:rsidRPr="009112D8">
                <w:rPr>
                  <w:rFonts w:ascii="Arial" w:hAnsi="Arial" w:cs="Arial"/>
                  <w:sz w:val="16"/>
                  <w:szCs w:val="16"/>
                  <w:lang w:val="en-GB"/>
                  <w:rPrChange w:id="277" w:author="ms699852" w:date="2017-10-16T21:33:00Z">
                    <w:rPr>
                      <w:rFonts w:ascii="Arial" w:hAnsi="Arial" w:cs="Arial"/>
                      <w:sz w:val="16"/>
                      <w:szCs w:val="16"/>
                      <w:lang w:val="en-GB"/>
                    </w:rPr>
                  </w:rPrChange>
                </w:rPr>
                <w:t>20</w:t>
              </w:r>
            </w:ins>
          </w:p>
        </w:tc>
        <w:tc>
          <w:tcPr>
            <w:tcW w:w="1087" w:type="dxa"/>
            <w:shd w:val="clear" w:color="auto" w:fill="auto"/>
            <w:vAlign w:val="center"/>
          </w:tcPr>
          <w:p w:rsidR="00284B19" w:rsidRPr="009112D8" w:rsidRDefault="00284B19" w:rsidP="009112D8">
            <w:pPr>
              <w:keepNext/>
              <w:widowControl w:val="0"/>
              <w:tabs>
                <w:tab w:val="left" w:pos="142"/>
              </w:tabs>
              <w:jc w:val="center"/>
              <w:rPr>
                <w:ins w:id="278" w:author="ms699852" w:date="2017-10-16T14:59:00Z"/>
                <w:rFonts w:ascii="Arial" w:hAnsi="Arial" w:cs="Arial"/>
                <w:sz w:val="16"/>
                <w:szCs w:val="16"/>
                <w:lang w:val="en-GB"/>
                <w:rPrChange w:id="279" w:author="ms699852" w:date="2017-10-16T21:33:00Z">
                  <w:rPr>
                    <w:ins w:id="280" w:author="ms699852" w:date="2017-10-16T14:59:00Z"/>
                    <w:rFonts w:ascii="Arial" w:hAnsi="Arial" w:cs="Arial"/>
                    <w:sz w:val="16"/>
                    <w:szCs w:val="16"/>
                    <w:lang w:val="en-GB"/>
                  </w:rPr>
                </w:rPrChange>
              </w:rPr>
            </w:pPr>
            <w:ins w:id="281" w:author="ms699852" w:date="2017-10-16T21:18:00Z">
              <w:r w:rsidRPr="009112D8">
                <w:rPr>
                  <w:rFonts w:ascii="Arial" w:hAnsi="Arial" w:cs="Arial"/>
                  <w:sz w:val="16"/>
                  <w:szCs w:val="16"/>
                  <w:rPrChange w:id="282" w:author="ms699852" w:date="2017-10-16T21:33:00Z">
                    <w:rPr>
                      <w:rFonts w:ascii="Arial" w:hAnsi="Arial" w:cs="Arial"/>
                      <w:sz w:val="16"/>
                      <w:szCs w:val="16"/>
                    </w:rPr>
                  </w:rPrChange>
                </w:rPr>
                <w:t>0,00746</w:t>
              </w:r>
            </w:ins>
          </w:p>
        </w:tc>
        <w:tc>
          <w:tcPr>
            <w:tcW w:w="1087" w:type="dxa"/>
            <w:shd w:val="clear" w:color="auto" w:fill="auto"/>
            <w:vAlign w:val="center"/>
          </w:tcPr>
          <w:p w:rsidR="00284B19" w:rsidRPr="009112D8" w:rsidRDefault="00284B19" w:rsidP="009112D8">
            <w:pPr>
              <w:keepNext/>
              <w:widowControl w:val="0"/>
              <w:tabs>
                <w:tab w:val="left" w:pos="142"/>
              </w:tabs>
              <w:jc w:val="center"/>
              <w:rPr>
                <w:ins w:id="283" w:author="ms699852" w:date="2017-10-16T14:59:00Z"/>
                <w:rFonts w:ascii="Arial" w:hAnsi="Arial" w:cs="Arial"/>
                <w:sz w:val="16"/>
                <w:szCs w:val="16"/>
                <w:lang w:val="en-GB"/>
                <w:rPrChange w:id="284" w:author="ms699852" w:date="2017-10-16T21:33:00Z">
                  <w:rPr>
                    <w:ins w:id="285" w:author="ms699852" w:date="2017-10-16T14:59:00Z"/>
                    <w:rFonts w:ascii="Arial" w:hAnsi="Arial" w:cs="Arial"/>
                    <w:sz w:val="16"/>
                    <w:szCs w:val="16"/>
                    <w:lang w:val="en-GB"/>
                  </w:rPr>
                </w:rPrChange>
              </w:rPr>
            </w:pPr>
            <w:ins w:id="286" w:author="ms699852" w:date="2017-10-16T21:18:00Z">
              <w:r w:rsidRPr="009112D8">
                <w:rPr>
                  <w:rFonts w:ascii="Arial" w:hAnsi="Arial" w:cs="Arial"/>
                  <w:sz w:val="16"/>
                  <w:szCs w:val="16"/>
                  <w:rPrChange w:id="287" w:author="ms699852" w:date="2017-10-16T21:33:00Z">
                    <w:rPr>
                      <w:rFonts w:ascii="Arial" w:hAnsi="Arial" w:cs="Arial"/>
                      <w:sz w:val="16"/>
                      <w:szCs w:val="16"/>
                    </w:rPr>
                  </w:rPrChange>
                </w:rPr>
                <w:t>0,00681</w:t>
              </w:r>
            </w:ins>
          </w:p>
        </w:tc>
        <w:tc>
          <w:tcPr>
            <w:tcW w:w="1087" w:type="dxa"/>
            <w:shd w:val="clear" w:color="auto" w:fill="auto"/>
            <w:vAlign w:val="center"/>
          </w:tcPr>
          <w:p w:rsidR="00284B19" w:rsidRPr="009112D8" w:rsidRDefault="00577071" w:rsidP="009112D8">
            <w:pPr>
              <w:keepNext/>
              <w:widowControl w:val="0"/>
              <w:tabs>
                <w:tab w:val="left" w:pos="142"/>
              </w:tabs>
              <w:jc w:val="center"/>
              <w:rPr>
                <w:ins w:id="288" w:author="ms699852" w:date="2017-10-16T14:59:00Z"/>
                <w:rFonts w:ascii="Arial" w:hAnsi="Arial" w:cs="Arial"/>
                <w:sz w:val="16"/>
                <w:szCs w:val="16"/>
                <w:lang w:val="en-GB"/>
              </w:rPr>
            </w:pPr>
            <w:ins w:id="289" w:author="ms699852" w:date="2017-10-16T21:18:00Z">
              <w:r w:rsidRPr="009112D8">
                <w:rPr>
                  <w:rFonts w:ascii="Arial" w:hAnsi="Arial" w:cs="Arial"/>
                  <w:sz w:val="16"/>
                  <w:szCs w:val="16"/>
                </w:rPr>
                <w:t>0,00677</w:t>
              </w:r>
            </w:ins>
          </w:p>
        </w:tc>
      </w:tr>
      <w:tr w:rsidR="00577071" w:rsidRPr="009112D8" w:rsidTr="009112D8">
        <w:trPr>
          <w:cantSplit/>
          <w:trHeight w:val="229"/>
          <w:ins w:id="290" w:author="ms699852" w:date="2017-10-16T21:16:00Z"/>
        </w:trPr>
        <w:tc>
          <w:tcPr>
            <w:tcW w:w="2765" w:type="dxa"/>
            <w:vMerge/>
            <w:shd w:val="clear" w:color="auto" w:fill="auto"/>
          </w:tcPr>
          <w:p w:rsidR="00284B19" w:rsidRPr="009112D8" w:rsidRDefault="00284B19" w:rsidP="009112D8">
            <w:pPr>
              <w:keepNext/>
              <w:widowControl w:val="0"/>
              <w:tabs>
                <w:tab w:val="left" w:pos="142"/>
              </w:tabs>
              <w:jc w:val="both"/>
              <w:rPr>
                <w:ins w:id="291" w:author="ms699852" w:date="2017-10-16T21:16:00Z"/>
                <w:rFonts w:ascii="Arial" w:hAnsi="Arial" w:cs="Arial"/>
                <w:sz w:val="16"/>
                <w:szCs w:val="16"/>
                <w:lang w:val="en-GB"/>
                <w:rPrChange w:id="292" w:author="ms699852" w:date="2017-10-16T21:33:00Z">
                  <w:rPr>
                    <w:ins w:id="293" w:author="ms699852" w:date="2017-10-16T21:16:00Z"/>
                    <w:rFonts w:ascii="Arial" w:hAnsi="Arial" w:cs="Arial"/>
                    <w:sz w:val="16"/>
                    <w:szCs w:val="16"/>
                    <w:lang w:val="en-GB"/>
                  </w:rPr>
                </w:rPrChange>
              </w:rPr>
            </w:pPr>
          </w:p>
        </w:tc>
        <w:tc>
          <w:tcPr>
            <w:tcW w:w="637" w:type="dxa"/>
            <w:shd w:val="clear" w:color="auto" w:fill="auto"/>
            <w:vAlign w:val="center"/>
          </w:tcPr>
          <w:p w:rsidR="00284B19" w:rsidRPr="009112D8" w:rsidRDefault="00284B19" w:rsidP="009112D8">
            <w:pPr>
              <w:keepNext/>
              <w:widowControl w:val="0"/>
              <w:tabs>
                <w:tab w:val="left" w:pos="142"/>
              </w:tabs>
              <w:jc w:val="center"/>
              <w:rPr>
                <w:ins w:id="294" w:author="ms699852" w:date="2017-10-16T21:16:00Z"/>
                <w:rFonts w:ascii="Arial" w:hAnsi="Arial" w:cs="Arial"/>
                <w:sz w:val="16"/>
                <w:szCs w:val="16"/>
                <w:lang w:val="en-GB"/>
              </w:rPr>
            </w:pPr>
            <w:ins w:id="295" w:author="ms699852" w:date="2017-10-16T21:16:00Z">
              <w:r w:rsidRPr="009112D8">
                <w:rPr>
                  <w:rFonts w:ascii="Arial" w:hAnsi="Arial" w:cs="Arial"/>
                  <w:sz w:val="16"/>
                  <w:szCs w:val="16"/>
                  <w:lang w:val="en-GB"/>
                </w:rPr>
                <w:t>25</w:t>
              </w:r>
            </w:ins>
          </w:p>
        </w:tc>
        <w:tc>
          <w:tcPr>
            <w:tcW w:w="1087" w:type="dxa"/>
            <w:shd w:val="clear" w:color="auto" w:fill="auto"/>
            <w:vAlign w:val="center"/>
          </w:tcPr>
          <w:p w:rsidR="00284B19" w:rsidRPr="009112D8" w:rsidRDefault="00284B19" w:rsidP="009112D8">
            <w:pPr>
              <w:keepNext/>
              <w:widowControl w:val="0"/>
              <w:tabs>
                <w:tab w:val="left" w:pos="142"/>
              </w:tabs>
              <w:jc w:val="center"/>
              <w:rPr>
                <w:ins w:id="296" w:author="ms699852" w:date="2017-10-16T21:16:00Z"/>
                <w:rFonts w:ascii="Arial" w:hAnsi="Arial" w:cs="Arial"/>
                <w:sz w:val="16"/>
                <w:szCs w:val="16"/>
                <w:lang w:val="en-GB"/>
              </w:rPr>
            </w:pPr>
            <w:ins w:id="297" w:author="ms699852" w:date="2017-10-16T21:18:00Z">
              <w:r w:rsidRPr="009112D8">
                <w:rPr>
                  <w:rFonts w:ascii="Arial" w:hAnsi="Arial" w:cs="Arial"/>
                  <w:sz w:val="16"/>
                  <w:szCs w:val="16"/>
                </w:rPr>
                <w:t>0,00860</w:t>
              </w:r>
            </w:ins>
          </w:p>
        </w:tc>
        <w:tc>
          <w:tcPr>
            <w:tcW w:w="1087" w:type="dxa"/>
            <w:shd w:val="clear" w:color="auto" w:fill="auto"/>
            <w:vAlign w:val="center"/>
          </w:tcPr>
          <w:p w:rsidR="00284B19" w:rsidRPr="009112D8" w:rsidRDefault="00577071" w:rsidP="009112D8">
            <w:pPr>
              <w:keepNext/>
              <w:widowControl w:val="0"/>
              <w:tabs>
                <w:tab w:val="left" w:pos="142"/>
              </w:tabs>
              <w:jc w:val="center"/>
              <w:rPr>
                <w:ins w:id="298" w:author="ms699852" w:date="2017-10-16T21:16:00Z"/>
                <w:rFonts w:ascii="Arial" w:hAnsi="Arial" w:cs="Arial"/>
                <w:sz w:val="16"/>
                <w:szCs w:val="16"/>
                <w:lang w:val="en-GB"/>
              </w:rPr>
            </w:pPr>
            <w:ins w:id="299" w:author="ms699852" w:date="2017-10-16T21:18:00Z">
              <w:r w:rsidRPr="009112D8">
                <w:rPr>
                  <w:rFonts w:ascii="Arial" w:hAnsi="Arial" w:cs="Arial"/>
                  <w:sz w:val="16"/>
                  <w:szCs w:val="16"/>
                </w:rPr>
                <w:t>0,01019</w:t>
              </w:r>
            </w:ins>
          </w:p>
        </w:tc>
        <w:tc>
          <w:tcPr>
            <w:tcW w:w="1087" w:type="dxa"/>
            <w:shd w:val="clear" w:color="auto" w:fill="auto"/>
            <w:vAlign w:val="center"/>
          </w:tcPr>
          <w:p w:rsidR="00284B19" w:rsidRPr="009112D8" w:rsidRDefault="00577071" w:rsidP="009112D8">
            <w:pPr>
              <w:keepNext/>
              <w:widowControl w:val="0"/>
              <w:tabs>
                <w:tab w:val="left" w:pos="142"/>
              </w:tabs>
              <w:jc w:val="center"/>
              <w:rPr>
                <w:ins w:id="300" w:author="ms699852" w:date="2017-10-16T21:16:00Z"/>
                <w:rFonts w:ascii="Arial" w:hAnsi="Arial" w:cs="Arial"/>
                <w:sz w:val="16"/>
                <w:szCs w:val="16"/>
                <w:lang w:val="en-GB"/>
              </w:rPr>
            </w:pPr>
            <w:ins w:id="301" w:author="ms699852" w:date="2017-10-16T21:18:00Z">
              <w:r w:rsidRPr="009112D8">
                <w:rPr>
                  <w:rFonts w:ascii="Arial" w:hAnsi="Arial" w:cs="Arial"/>
                  <w:sz w:val="16"/>
                  <w:szCs w:val="16"/>
                </w:rPr>
                <w:t>0,00891</w:t>
              </w:r>
            </w:ins>
          </w:p>
        </w:tc>
      </w:tr>
      <w:tr w:rsidR="00577071" w:rsidRPr="009112D8" w:rsidTr="009112D8">
        <w:trPr>
          <w:cantSplit/>
          <w:trHeight w:val="229"/>
          <w:ins w:id="302" w:author="ms699852" w:date="2017-10-16T21:16:00Z"/>
        </w:trPr>
        <w:tc>
          <w:tcPr>
            <w:tcW w:w="2765" w:type="dxa"/>
            <w:vMerge/>
            <w:shd w:val="clear" w:color="auto" w:fill="auto"/>
          </w:tcPr>
          <w:p w:rsidR="00284B19" w:rsidRPr="009112D8" w:rsidRDefault="00284B19" w:rsidP="009112D8">
            <w:pPr>
              <w:keepNext/>
              <w:widowControl w:val="0"/>
              <w:tabs>
                <w:tab w:val="left" w:pos="142"/>
              </w:tabs>
              <w:jc w:val="both"/>
              <w:rPr>
                <w:ins w:id="303" w:author="ms699852" w:date="2017-10-16T21:16:00Z"/>
                <w:rFonts w:ascii="Arial" w:hAnsi="Arial" w:cs="Arial"/>
                <w:sz w:val="16"/>
                <w:szCs w:val="16"/>
                <w:lang w:val="en-GB"/>
                <w:rPrChange w:id="304" w:author="ms699852" w:date="2017-10-16T21:33:00Z">
                  <w:rPr>
                    <w:ins w:id="305" w:author="ms699852" w:date="2017-10-16T21:16:00Z"/>
                    <w:rFonts w:ascii="Arial" w:hAnsi="Arial" w:cs="Arial"/>
                    <w:sz w:val="16"/>
                    <w:szCs w:val="16"/>
                    <w:lang w:val="en-GB"/>
                  </w:rPr>
                </w:rPrChange>
              </w:rPr>
            </w:pPr>
          </w:p>
        </w:tc>
        <w:tc>
          <w:tcPr>
            <w:tcW w:w="637" w:type="dxa"/>
            <w:shd w:val="clear" w:color="auto" w:fill="auto"/>
            <w:vAlign w:val="center"/>
          </w:tcPr>
          <w:p w:rsidR="00284B19" w:rsidRPr="009112D8" w:rsidRDefault="00284B19" w:rsidP="009112D8">
            <w:pPr>
              <w:keepNext/>
              <w:widowControl w:val="0"/>
              <w:tabs>
                <w:tab w:val="left" w:pos="142"/>
              </w:tabs>
              <w:jc w:val="center"/>
              <w:rPr>
                <w:ins w:id="306" w:author="ms699852" w:date="2017-10-16T21:16:00Z"/>
                <w:rFonts w:ascii="Arial" w:hAnsi="Arial" w:cs="Arial"/>
                <w:sz w:val="16"/>
                <w:szCs w:val="16"/>
                <w:lang w:val="en-GB"/>
              </w:rPr>
            </w:pPr>
            <w:ins w:id="307" w:author="ms699852" w:date="2017-10-16T21:16:00Z">
              <w:r w:rsidRPr="009112D8">
                <w:rPr>
                  <w:rFonts w:ascii="Arial" w:hAnsi="Arial" w:cs="Arial"/>
                  <w:sz w:val="16"/>
                  <w:szCs w:val="16"/>
                  <w:lang w:val="en-GB"/>
                </w:rPr>
                <w:t>30</w:t>
              </w:r>
            </w:ins>
          </w:p>
        </w:tc>
        <w:tc>
          <w:tcPr>
            <w:tcW w:w="1087" w:type="dxa"/>
            <w:shd w:val="clear" w:color="auto" w:fill="auto"/>
            <w:vAlign w:val="center"/>
          </w:tcPr>
          <w:p w:rsidR="00284B19" w:rsidRPr="009112D8" w:rsidRDefault="00284B19" w:rsidP="009112D8">
            <w:pPr>
              <w:keepNext/>
              <w:widowControl w:val="0"/>
              <w:tabs>
                <w:tab w:val="left" w:pos="142"/>
              </w:tabs>
              <w:jc w:val="center"/>
              <w:rPr>
                <w:ins w:id="308" w:author="ms699852" w:date="2017-10-16T21:16:00Z"/>
                <w:rFonts w:ascii="Arial" w:hAnsi="Arial" w:cs="Arial"/>
                <w:sz w:val="16"/>
                <w:szCs w:val="16"/>
                <w:lang w:val="en-GB"/>
              </w:rPr>
            </w:pPr>
            <w:ins w:id="309" w:author="ms699852" w:date="2017-10-16T21:18:00Z">
              <w:r w:rsidRPr="009112D8">
                <w:rPr>
                  <w:rFonts w:ascii="Arial" w:hAnsi="Arial" w:cs="Arial"/>
                  <w:sz w:val="16"/>
                  <w:szCs w:val="16"/>
                </w:rPr>
                <w:t>0,01010</w:t>
              </w:r>
            </w:ins>
          </w:p>
        </w:tc>
        <w:tc>
          <w:tcPr>
            <w:tcW w:w="1087" w:type="dxa"/>
            <w:shd w:val="clear" w:color="auto" w:fill="auto"/>
            <w:vAlign w:val="center"/>
          </w:tcPr>
          <w:p w:rsidR="00284B19" w:rsidRPr="009112D8" w:rsidRDefault="00284B19" w:rsidP="009112D8">
            <w:pPr>
              <w:keepNext/>
              <w:widowControl w:val="0"/>
              <w:tabs>
                <w:tab w:val="left" w:pos="142"/>
              </w:tabs>
              <w:jc w:val="center"/>
              <w:rPr>
                <w:ins w:id="310" w:author="ms699852" w:date="2017-10-16T21:16:00Z"/>
                <w:rFonts w:ascii="Arial" w:hAnsi="Arial" w:cs="Arial"/>
                <w:sz w:val="16"/>
                <w:szCs w:val="16"/>
                <w:lang w:val="en-GB"/>
              </w:rPr>
            </w:pPr>
            <w:ins w:id="311" w:author="ms699852" w:date="2017-10-16T21:18:00Z">
              <w:r w:rsidRPr="009112D8">
                <w:rPr>
                  <w:rFonts w:ascii="Arial" w:hAnsi="Arial" w:cs="Arial"/>
                  <w:sz w:val="16"/>
                  <w:szCs w:val="16"/>
                </w:rPr>
                <w:t>0,01108</w:t>
              </w:r>
            </w:ins>
          </w:p>
        </w:tc>
        <w:tc>
          <w:tcPr>
            <w:tcW w:w="1087" w:type="dxa"/>
            <w:shd w:val="clear" w:color="auto" w:fill="auto"/>
            <w:vAlign w:val="center"/>
          </w:tcPr>
          <w:p w:rsidR="00284B19" w:rsidRPr="009112D8" w:rsidRDefault="00284B19" w:rsidP="009112D8">
            <w:pPr>
              <w:keepNext/>
              <w:widowControl w:val="0"/>
              <w:tabs>
                <w:tab w:val="left" w:pos="142"/>
              </w:tabs>
              <w:jc w:val="center"/>
              <w:rPr>
                <w:ins w:id="312" w:author="ms699852" w:date="2017-10-16T21:16:00Z"/>
                <w:rFonts w:ascii="Arial" w:hAnsi="Arial" w:cs="Arial"/>
                <w:sz w:val="16"/>
                <w:szCs w:val="16"/>
                <w:lang w:val="en-GB"/>
              </w:rPr>
            </w:pPr>
            <w:ins w:id="313" w:author="ms699852" w:date="2017-10-16T21:18:00Z">
              <w:r w:rsidRPr="009112D8">
                <w:rPr>
                  <w:rFonts w:ascii="Arial" w:hAnsi="Arial" w:cs="Arial"/>
                  <w:sz w:val="16"/>
                  <w:szCs w:val="16"/>
                </w:rPr>
                <w:t>0,01078</w:t>
              </w:r>
            </w:ins>
          </w:p>
        </w:tc>
      </w:tr>
      <w:tr w:rsidR="00577071" w:rsidRPr="009112D8" w:rsidTr="009112D8">
        <w:trPr>
          <w:cantSplit/>
          <w:trHeight w:val="229"/>
          <w:ins w:id="314" w:author="ms699852" w:date="2017-10-16T21:16:00Z"/>
        </w:trPr>
        <w:tc>
          <w:tcPr>
            <w:tcW w:w="2765" w:type="dxa"/>
            <w:vMerge/>
            <w:shd w:val="clear" w:color="auto" w:fill="auto"/>
          </w:tcPr>
          <w:p w:rsidR="00284B19" w:rsidRPr="009112D8" w:rsidRDefault="00284B19" w:rsidP="009112D8">
            <w:pPr>
              <w:keepNext/>
              <w:widowControl w:val="0"/>
              <w:tabs>
                <w:tab w:val="left" w:pos="142"/>
              </w:tabs>
              <w:jc w:val="both"/>
              <w:rPr>
                <w:ins w:id="315" w:author="ms699852" w:date="2017-10-16T21:16:00Z"/>
                <w:rFonts w:ascii="Arial" w:hAnsi="Arial" w:cs="Arial"/>
                <w:sz w:val="16"/>
                <w:szCs w:val="16"/>
                <w:lang w:val="en-GB"/>
                <w:rPrChange w:id="316" w:author="ms699852" w:date="2017-10-16T21:33:00Z">
                  <w:rPr>
                    <w:ins w:id="317" w:author="ms699852" w:date="2017-10-16T21:16:00Z"/>
                    <w:rFonts w:ascii="Arial" w:hAnsi="Arial" w:cs="Arial"/>
                    <w:sz w:val="16"/>
                    <w:szCs w:val="16"/>
                    <w:lang w:val="en-GB"/>
                  </w:rPr>
                </w:rPrChange>
              </w:rPr>
            </w:pPr>
          </w:p>
        </w:tc>
        <w:tc>
          <w:tcPr>
            <w:tcW w:w="637" w:type="dxa"/>
            <w:shd w:val="clear" w:color="auto" w:fill="auto"/>
            <w:vAlign w:val="center"/>
          </w:tcPr>
          <w:p w:rsidR="00284B19" w:rsidRPr="009112D8" w:rsidRDefault="00284B19" w:rsidP="009112D8">
            <w:pPr>
              <w:keepNext/>
              <w:widowControl w:val="0"/>
              <w:tabs>
                <w:tab w:val="left" w:pos="142"/>
              </w:tabs>
              <w:jc w:val="center"/>
              <w:rPr>
                <w:ins w:id="318" w:author="ms699852" w:date="2017-10-16T21:16:00Z"/>
                <w:rFonts w:ascii="Arial" w:hAnsi="Arial" w:cs="Arial"/>
                <w:sz w:val="16"/>
                <w:szCs w:val="16"/>
                <w:lang w:val="en-GB"/>
              </w:rPr>
            </w:pPr>
            <w:ins w:id="319" w:author="ms699852" w:date="2017-10-16T21:16:00Z">
              <w:r w:rsidRPr="009112D8">
                <w:rPr>
                  <w:rFonts w:ascii="Arial" w:hAnsi="Arial" w:cs="Arial"/>
                  <w:sz w:val="16"/>
                  <w:szCs w:val="16"/>
                  <w:lang w:val="en-GB"/>
                </w:rPr>
                <w:t>35</w:t>
              </w:r>
            </w:ins>
          </w:p>
        </w:tc>
        <w:tc>
          <w:tcPr>
            <w:tcW w:w="1087" w:type="dxa"/>
            <w:shd w:val="clear" w:color="auto" w:fill="auto"/>
            <w:vAlign w:val="center"/>
          </w:tcPr>
          <w:p w:rsidR="00284B19" w:rsidRPr="009112D8" w:rsidRDefault="00284B19" w:rsidP="009112D8">
            <w:pPr>
              <w:keepNext/>
              <w:widowControl w:val="0"/>
              <w:tabs>
                <w:tab w:val="left" w:pos="142"/>
              </w:tabs>
              <w:jc w:val="center"/>
              <w:rPr>
                <w:ins w:id="320" w:author="ms699852" w:date="2017-10-16T21:16:00Z"/>
                <w:rFonts w:ascii="Arial" w:hAnsi="Arial" w:cs="Arial"/>
                <w:sz w:val="16"/>
                <w:szCs w:val="16"/>
                <w:lang w:val="en-GB"/>
              </w:rPr>
            </w:pPr>
            <w:ins w:id="321" w:author="ms699852" w:date="2017-10-16T21:18:00Z">
              <w:r w:rsidRPr="009112D8">
                <w:rPr>
                  <w:rFonts w:ascii="Arial" w:hAnsi="Arial" w:cs="Arial"/>
                  <w:sz w:val="16"/>
                  <w:szCs w:val="16"/>
                </w:rPr>
                <w:t>0,01186</w:t>
              </w:r>
            </w:ins>
          </w:p>
        </w:tc>
        <w:tc>
          <w:tcPr>
            <w:tcW w:w="1087" w:type="dxa"/>
            <w:shd w:val="clear" w:color="auto" w:fill="auto"/>
            <w:vAlign w:val="center"/>
          </w:tcPr>
          <w:p w:rsidR="00284B19" w:rsidRPr="009112D8" w:rsidRDefault="00577071" w:rsidP="009112D8">
            <w:pPr>
              <w:keepNext/>
              <w:widowControl w:val="0"/>
              <w:tabs>
                <w:tab w:val="left" w:pos="142"/>
              </w:tabs>
              <w:jc w:val="center"/>
              <w:rPr>
                <w:ins w:id="322" w:author="ms699852" w:date="2017-10-16T21:16:00Z"/>
                <w:rFonts w:ascii="Arial" w:hAnsi="Arial" w:cs="Arial"/>
                <w:sz w:val="16"/>
                <w:szCs w:val="16"/>
                <w:lang w:val="en-GB"/>
              </w:rPr>
            </w:pPr>
            <w:ins w:id="323" w:author="ms699852" w:date="2017-10-16T21:18:00Z">
              <w:r w:rsidRPr="009112D8">
                <w:rPr>
                  <w:rFonts w:ascii="Arial" w:hAnsi="Arial" w:cs="Arial"/>
                  <w:sz w:val="16"/>
                  <w:szCs w:val="16"/>
                </w:rPr>
                <w:t>0,01037</w:t>
              </w:r>
            </w:ins>
          </w:p>
        </w:tc>
        <w:tc>
          <w:tcPr>
            <w:tcW w:w="1087" w:type="dxa"/>
            <w:shd w:val="clear" w:color="auto" w:fill="auto"/>
            <w:vAlign w:val="center"/>
          </w:tcPr>
          <w:p w:rsidR="00284B19" w:rsidRPr="009112D8" w:rsidRDefault="00284B19" w:rsidP="009112D8">
            <w:pPr>
              <w:keepNext/>
              <w:widowControl w:val="0"/>
              <w:tabs>
                <w:tab w:val="left" w:pos="142"/>
              </w:tabs>
              <w:jc w:val="center"/>
              <w:rPr>
                <w:ins w:id="324" w:author="ms699852" w:date="2017-10-16T21:16:00Z"/>
                <w:rFonts w:ascii="Arial" w:hAnsi="Arial" w:cs="Arial"/>
                <w:sz w:val="16"/>
                <w:szCs w:val="16"/>
                <w:lang w:val="en-GB"/>
              </w:rPr>
            </w:pPr>
            <w:ins w:id="325" w:author="ms699852" w:date="2017-10-16T21:18:00Z">
              <w:r w:rsidRPr="009112D8">
                <w:rPr>
                  <w:rFonts w:ascii="Arial" w:hAnsi="Arial" w:cs="Arial"/>
                  <w:sz w:val="16"/>
                  <w:szCs w:val="16"/>
                </w:rPr>
                <w:t>0,01210</w:t>
              </w:r>
            </w:ins>
          </w:p>
        </w:tc>
      </w:tr>
      <w:tr w:rsidR="00577071" w:rsidRPr="009112D8" w:rsidTr="009112D8">
        <w:trPr>
          <w:cantSplit/>
          <w:trHeight w:val="229"/>
          <w:ins w:id="326" w:author="ms699852" w:date="2017-10-16T14:59:00Z"/>
        </w:trPr>
        <w:tc>
          <w:tcPr>
            <w:tcW w:w="2765" w:type="dxa"/>
            <w:vMerge/>
            <w:shd w:val="clear" w:color="auto" w:fill="auto"/>
          </w:tcPr>
          <w:p w:rsidR="00284B19" w:rsidRPr="009112D8" w:rsidRDefault="00284B19" w:rsidP="009112D8">
            <w:pPr>
              <w:keepNext/>
              <w:widowControl w:val="0"/>
              <w:tabs>
                <w:tab w:val="left" w:pos="142"/>
              </w:tabs>
              <w:jc w:val="both"/>
              <w:rPr>
                <w:ins w:id="327" w:author="ms699852" w:date="2017-10-16T14:59:00Z"/>
                <w:rFonts w:ascii="Arial" w:hAnsi="Arial" w:cs="Arial"/>
                <w:sz w:val="16"/>
                <w:szCs w:val="16"/>
                <w:lang w:val="en-GB"/>
                <w:rPrChange w:id="328" w:author="ms699852" w:date="2017-10-16T21:33:00Z">
                  <w:rPr>
                    <w:ins w:id="329" w:author="ms699852" w:date="2017-10-16T14:59:00Z"/>
                    <w:rFonts w:ascii="Arial" w:hAnsi="Arial" w:cs="Arial"/>
                    <w:sz w:val="16"/>
                    <w:szCs w:val="16"/>
                    <w:lang w:val="en-GB"/>
                  </w:rPr>
                </w:rPrChange>
              </w:rPr>
            </w:pPr>
          </w:p>
        </w:tc>
        <w:tc>
          <w:tcPr>
            <w:tcW w:w="637" w:type="dxa"/>
            <w:shd w:val="clear" w:color="auto" w:fill="auto"/>
            <w:vAlign w:val="center"/>
          </w:tcPr>
          <w:p w:rsidR="00284B19" w:rsidRPr="009112D8" w:rsidRDefault="00284B19" w:rsidP="009112D8">
            <w:pPr>
              <w:keepNext/>
              <w:widowControl w:val="0"/>
              <w:tabs>
                <w:tab w:val="left" w:pos="142"/>
              </w:tabs>
              <w:jc w:val="center"/>
              <w:rPr>
                <w:ins w:id="330" w:author="ms699852" w:date="2017-10-16T14:59:00Z"/>
                <w:rFonts w:ascii="Arial" w:hAnsi="Arial" w:cs="Arial"/>
                <w:sz w:val="16"/>
                <w:szCs w:val="16"/>
                <w:lang w:val="en-GB"/>
              </w:rPr>
            </w:pPr>
            <w:ins w:id="331" w:author="ms699852" w:date="2017-10-16T14:59:00Z">
              <w:r w:rsidRPr="009112D8">
                <w:rPr>
                  <w:rFonts w:ascii="Arial" w:hAnsi="Arial" w:cs="Arial"/>
                  <w:sz w:val="16"/>
                  <w:szCs w:val="16"/>
                  <w:lang w:val="en-GB"/>
                </w:rPr>
                <w:t>40</w:t>
              </w:r>
            </w:ins>
          </w:p>
        </w:tc>
        <w:tc>
          <w:tcPr>
            <w:tcW w:w="1087" w:type="dxa"/>
            <w:shd w:val="clear" w:color="auto" w:fill="auto"/>
            <w:vAlign w:val="center"/>
          </w:tcPr>
          <w:p w:rsidR="00284B19" w:rsidRPr="009112D8" w:rsidRDefault="00577071" w:rsidP="009112D8">
            <w:pPr>
              <w:keepNext/>
              <w:widowControl w:val="0"/>
              <w:tabs>
                <w:tab w:val="left" w:pos="142"/>
              </w:tabs>
              <w:jc w:val="center"/>
              <w:rPr>
                <w:ins w:id="332" w:author="ms699852" w:date="2017-10-16T14:59:00Z"/>
                <w:rFonts w:ascii="Arial" w:hAnsi="Arial" w:cs="Arial"/>
                <w:sz w:val="16"/>
                <w:szCs w:val="16"/>
                <w:lang w:val="en-GB"/>
              </w:rPr>
            </w:pPr>
            <w:ins w:id="333" w:author="ms699852" w:date="2017-10-16T21:18:00Z">
              <w:r w:rsidRPr="009112D8">
                <w:rPr>
                  <w:rFonts w:ascii="Arial" w:hAnsi="Arial" w:cs="Arial"/>
                  <w:sz w:val="16"/>
                  <w:szCs w:val="16"/>
                </w:rPr>
                <w:t>0,01311</w:t>
              </w:r>
            </w:ins>
          </w:p>
        </w:tc>
        <w:tc>
          <w:tcPr>
            <w:tcW w:w="1087" w:type="dxa"/>
            <w:shd w:val="clear" w:color="auto" w:fill="auto"/>
            <w:vAlign w:val="center"/>
          </w:tcPr>
          <w:p w:rsidR="00284B19" w:rsidRPr="009112D8" w:rsidRDefault="00284B19" w:rsidP="009112D8">
            <w:pPr>
              <w:keepNext/>
              <w:widowControl w:val="0"/>
              <w:tabs>
                <w:tab w:val="left" w:pos="142"/>
              </w:tabs>
              <w:jc w:val="center"/>
              <w:rPr>
                <w:ins w:id="334" w:author="ms699852" w:date="2017-10-16T14:59:00Z"/>
                <w:rFonts w:ascii="Arial" w:hAnsi="Arial" w:cs="Arial"/>
                <w:sz w:val="16"/>
                <w:szCs w:val="16"/>
                <w:lang w:val="en-GB"/>
              </w:rPr>
            </w:pPr>
            <w:ins w:id="335" w:author="ms699852" w:date="2017-10-16T21:18:00Z">
              <w:r w:rsidRPr="009112D8">
                <w:rPr>
                  <w:rFonts w:ascii="Arial" w:hAnsi="Arial" w:cs="Arial"/>
                  <w:sz w:val="16"/>
                  <w:szCs w:val="16"/>
                </w:rPr>
                <w:t>0,00985</w:t>
              </w:r>
            </w:ins>
          </w:p>
        </w:tc>
        <w:tc>
          <w:tcPr>
            <w:tcW w:w="1087" w:type="dxa"/>
            <w:shd w:val="clear" w:color="auto" w:fill="auto"/>
            <w:vAlign w:val="center"/>
          </w:tcPr>
          <w:p w:rsidR="00284B19" w:rsidRPr="009112D8" w:rsidRDefault="00284B19" w:rsidP="009112D8">
            <w:pPr>
              <w:keepNext/>
              <w:widowControl w:val="0"/>
              <w:tabs>
                <w:tab w:val="left" w:pos="142"/>
              </w:tabs>
              <w:jc w:val="center"/>
              <w:rPr>
                <w:ins w:id="336" w:author="ms699852" w:date="2017-10-16T14:59:00Z"/>
                <w:rFonts w:ascii="Arial" w:hAnsi="Arial" w:cs="Arial"/>
                <w:sz w:val="16"/>
                <w:szCs w:val="16"/>
                <w:lang w:val="en-GB"/>
                <w:rPrChange w:id="337" w:author="ms699852" w:date="2017-10-16T21:33:00Z">
                  <w:rPr>
                    <w:ins w:id="338" w:author="ms699852" w:date="2017-10-16T14:59:00Z"/>
                    <w:rFonts w:ascii="Arial" w:hAnsi="Arial" w:cs="Arial"/>
                    <w:sz w:val="16"/>
                    <w:szCs w:val="16"/>
                    <w:lang w:val="en-GB"/>
                  </w:rPr>
                </w:rPrChange>
              </w:rPr>
            </w:pPr>
            <w:ins w:id="339" w:author="ms699852" w:date="2017-10-16T21:18:00Z">
              <w:r w:rsidRPr="009112D8">
                <w:rPr>
                  <w:rFonts w:ascii="Arial" w:hAnsi="Arial" w:cs="Arial"/>
                  <w:sz w:val="16"/>
                  <w:szCs w:val="16"/>
                  <w:rPrChange w:id="340" w:author="ms699852" w:date="2017-10-16T21:33:00Z">
                    <w:rPr>
                      <w:rFonts w:ascii="Arial" w:hAnsi="Arial" w:cs="Arial"/>
                      <w:sz w:val="16"/>
                      <w:szCs w:val="16"/>
                    </w:rPr>
                  </w:rPrChange>
                </w:rPr>
                <w:t>0,01270</w:t>
              </w:r>
            </w:ins>
          </w:p>
        </w:tc>
      </w:tr>
      <w:tr w:rsidR="00577071" w:rsidRPr="009112D8" w:rsidTr="009112D8">
        <w:trPr>
          <w:cantSplit/>
          <w:trHeight w:val="230"/>
          <w:ins w:id="341" w:author="ms699852" w:date="2017-10-16T21:16:00Z"/>
        </w:trPr>
        <w:tc>
          <w:tcPr>
            <w:tcW w:w="2765" w:type="dxa"/>
            <w:vMerge/>
            <w:shd w:val="clear" w:color="auto" w:fill="auto"/>
          </w:tcPr>
          <w:p w:rsidR="00284B19" w:rsidRPr="009112D8" w:rsidRDefault="00284B19" w:rsidP="009112D8">
            <w:pPr>
              <w:keepNext/>
              <w:widowControl w:val="0"/>
              <w:tabs>
                <w:tab w:val="left" w:pos="142"/>
              </w:tabs>
              <w:jc w:val="both"/>
              <w:rPr>
                <w:ins w:id="342" w:author="ms699852" w:date="2017-10-16T21:16:00Z"/>
                <w:rFonts w:ascii="Arial" w:hAnsi="Arial" w:cs="Arial"/>
                <w:sz w:val="16"/>
                <w:szCs w:val="16"/>
                <w:lang w:val="en-GB"/>
                <w:rPrChange w:id="343" w:author="ms699852" w:date="2017-10-16T21:33:00Z">
                  <w:rPr>
                    <w:ins w:id="344" w:author="ms699852" w:date="2017-10-16T21:16:00Z"/>
                    <w:rFonts w:ascii="Arial" w:hAnsi="Arial" w:cs="Arial"/>
                    <w:sz w:val="16"/>
                    <w:szCs w:val="16"/>
                    <w:lang w:val="en-GB"/>
                  </w:rPr>
                </w:rPrChange>
              </w:rPr>
            </w:pPr>
          </w:p>
        </w:tc>
        <w:tc>
          <w:tcPr>
            <w:tcW w:w="637" w:type="dxa"/>
            <w:shd w:val="clear" w:color="auto" w:fill="auto"/>
            <w:vAlign w:val="center"/>
          </w:tcPr>
          <w:p w:rsidR="00284B19" w:rsidRPr="009112D8" w:rsidRDefault="00284B19" w:rsidP="009112D8">
            <w:pPr>
              <w:keepNext/>
              <w:widowControl w:val="0"/>
              <w:tabs>
                <w:tab w:val="left" w:pos="142"/>
              </w:tabs>
              <w:jc w:val="center"/>
              <w:rPr>
                <w:ins w:id="345" w:author="ms699852" w:date="2017-10-16T21:16:00Z"/>
                <w:rFonts w:ascii="Arial" w:hAnsi="Arial" w:cs="Arial"/>
                <w:sz w:val="16"/>
                <w:szCs w:val="16"/>
                <w:lang w:val="en-GB"/>
              </w:rPr>
            </w:pPr>
            <w:ins w:id="346" w:author="ms699852" w:date="2017-10-16T21:16:00Z">
              <w:r w:rsidRPr="009112D8">
                <w:rPr>
                  <w:rFonts w:ascii="Arial" w:hAnsi="Arial" w:cs="Arial"/>
                  <w:sz w:val="16"/>
                  <w:szCs w:val="16"/>
                  <w:lang w:val="en-GB"/>
                </w:rPr>
                <w:t>45</w:t>
              </w:r>
            </w:ins>
          </w:p>
        </w:tc>
        <w:tc>
          <w:tcPr>
            <w:tcW w:w="1087" w:type="dxa"/>
            <w:shd w:val="clear" w:color="auto" w:fill="auto"/>
            <w:vAlign w:val="center"/>
          </w:tcPr>
          <w:p w:rsidR="00284B19" w:rsidRPr="009112D8" w:rsidRDefault="00577071" w:rsidP="009112D8">
            <w:pPr>
              <w:keepNext/>
              <w:widowControl w:val="0"/>
              <w:tabs>
                <w:tab w:val="left" w:pos="142"/>
              </w:tabs>
              <w:jc w:val="center"/>
              <w:rPr>
                <w:ins w:id="347" w:author="ms699852" w:date="2017-10-16T21:16:00Z"/>
                <w:rFonts w:ascii="Arial" w:hAnsi="Arial" w:cs="Arial"/>
                <w:sz w:val="16"/>
                <w:szCs w:val="16"/>
                <w:lang w:val="en-GB"/>
              </w:rPr>
            </w:pPr>
            <w:ins w:id="348" w:author="ms699852" w:date="2017-10-16T21:18:00Z">
              <w:r w:rsidRPr="009112D8">
                <w:rPr>
                  <w:rFonts w:ascii="Arial" w:hAnsi="Arial" w:cs="Arial"/>
                  <w:sz w:val="16"/>
                  <w:szCs w:val="16"/>
                </w:rPr>
                <w:t>0,01291</w:t>
              </w:r>
            </w:ins>
          </w:p>
        </w:tc>
        <w:tc>
          <w:tcPr>
            <w:tcW w:w="1087" w:type="dxa"/>
            <w:shd w:val="clear" w:color="auto" w:fill="auto"/>
            <w:vAlign w:val="center"/>
          </w:tcPr>
          <w:p w:rsidR="00284B19" w:rsidRPr="009112D8" w:rsidRDefault="00577071" w:rsidP="009112D8">
            <w:pPr>
              <w:keepNext/>
              <w:widowControl w:val="0"/>
              <w:tabs>
                <w:tab w:val="left" w:pos="142"/>
              </w:tabs>
              <w:jc w:val="center"/>
              <w:rPr>
                <w:ins w:id="349" w:author="ms699852" w:date="2017-10-16T21:16:00Z"/>
                <w:rFonts w:ascii="Arial" w:hAnsi="Arial" w:cs="Arial"/>
                <w:sz w:val="16"/>
                <w:szCs w:val="16"/>
                <w:lang w:val="en-GB"/>
              </w:rPr>
            </w:pPr>
            <w:ins w:id="350" w:author="ms699852" w:date="2017-10-16T21:18:00Z">
              <w:r w:rsidRPr="009112D8">
                <w:rPr>
                  <w:rFonts w:ascii="Arial" w:hAnsi="Arial" w:cs="Arial"/>
                  <w:sz w:val="16"/>
                  <w:szCs w:val="16"/>
                </w:rPr>
                <w:t>0,01025</w:t>
              </w:r>
            </w:ins>
          </w:p>
        </w:tc>
        <w:tc>
          <w:tcPr>
            <w:tcW w:w="1087" w:type="dxa"/>
            <w:shd w:val="clear" w:color="auto" w:fill="auto"/>
            <w:vAlign w:val="center"/>
          </w:tcPr>
          <w:p w:rsidR="00284B19" w:rsidRPr="009112D8" w:rsidRDefault="00577071" w:rsidP="009112D8">
            <w:pPr>
              <w:keepNext/>
              <w:widowControl w:val="0"/>
              <w:tabs>
                <w:tab w:val="left" w:pos="142"/>
              </w:tabs>
              <w:jc w:val="center"/>
              <w:rPr>
                <w:ins w:id="351" w:author="ms699852" w:date="2017-10-16T21:16:00Z"/>
                <w:rFonts w:ascii="Arial" w:hAnsi="Arial" w:cs="Arial"/>
                <w:sz w:val="16"/>
                <w:szCs w:val="16"/>
                <w:lang w:val="en-GB"/>
              </w:rPr>
            </w:pPr>
            <w:ins w:id="352" w:author="ms699852" w:date="2017-10-16T21:18:00Z">
              <w:r w:rsidRPr="009112D8">
                <w:rPr>
                  <w:rFonts w:ascii="Arial" w:hAnsi="Arial" w:cs="Arial"/>
                  <w:sz w:val="16"/>
                  <w:szCs w:val="16"/>
                </w:rPr>
                <w:t>0,01222</w:t>
              </w:r>
            </w:ins>
          </w:p>
        </w:tc>
      </w:tr>
      <w:tr w:rsidR="003C33B7" w:rsidRPr="009112D8" w:rsidTr="009112D8">
        <w:tblPrEx>
          <w:tblCellMar>
            <w:left w:w="70" w:type="dxa"/>
            <w:right w:w="70" w:type="dxa"/>
          </w:tblCellMar>
        </w:tblPrEx>
        <w:trPr>
          <w:cantSplit/>
          <w:trHeight w:val="1871"/>
          <w:ins w:id="353" w:author="ms699852" w:date="2017-10-16T22:03:00Z"/>
        </w:trPr>
        <w:tc>
          <w:tcPr>
            <w:tcW w:w="6663" w:type="dxa"/>
            <w:gridSpan w:val="5"/>
            <w:shd w:val="clear" w:color="auto" w:fill="auto"/>
          </w:tcPr>
          <w:p w:rsidR="003C33B7" w:rsidRPr="009112D8" w:rsidRDefault="00B47BF9" w:rsidP="009112D8">
            <w:pPr>
              <w:keepNext/>
              <w:widowControl w:val="0"/>
              <w:tabs>
                <w:tab w:val="left" w:pos="142"/>
              </w:tabs>
              <w:rPr>
                <w:ins w:id="354" w:author="ms699852" w:date="2017-10-16T22:03:00Z"/>
                <w:rFonts w:ascii="Arial" w:hAnsi="Arial" w:cs="Arial"/>
                <w:sz w:val="16"/>
                <w:szCs w:val="16"/>
              </w:rPr>
            </w:pPr>
            <w:ins w:id="355" w:author="ms699852" w:date="2017-10-16T22:06:00Z">
              <w:r>
                <w:rPr>
                  <w:noProof/>
                </w:rPr>
                <w:drawing>
                  <wp:inline distT="0" distB="0" distL="0" distR="0">
                    <wp:extent cx="4203700" cy="1205230"/>
                    <wp:effectExtent l="19050" t="0" r="6350" b="0"/>
                    <wp:docPr id="1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1" cstate="print"/>
                            <a:srcRect/>
                            <a:stretch>
                              <a:fillRect/>
                            </a:stretch>
                          </pic:blipFill>
                          <pic:spPr bwMode="auto">
                            <a:xfrm>
                              <a:off x="0" y="0"/>
                              <a:ext cx="4203700" cy="1205230"/>
                            </a:xfrm>
                            <a:prstGeom prst="rect">
                              <a:avLst/>
                            </a:prstGeom>
                            <a:noFill/>
                            <a:ln w="9525">
                              <a:noFill/>
                              <a:miter lim="800000"/>
                              <a:headEnd/>
                              <a:tailEnd/>
                            </a:ln>
                          </pic:spPr>
                        </pic:pic>
                      </a:graphicData>
                    </a:graphic>
                  </wp:inline>
                </w:drawing>
              </w:r>
            </w:ins>
            <w:del w:id="356" w:author="ms699852" w:date="2017-10-16T22:06:00Z">
              <w:r w:rsidR="003C33B7" w:rsidRPr="009112D8" w:rsidDel="003C33B7">
                <w:rPr>
                  <w:rFonts w:ascii="Arial" w:hAnsi="Arial" w:cs="Arial"/>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pt;height:95.85pt">
                    <v:imagedata croptop="-65520f" cropbottom="65520f"/>
                  </v:shape>
                </w:pict>
              </w:r>
            </w:del>
          </w:p>
        </w:tc>
      </w:tr>
    </w:tbl>
    <w:p w:rsidR="009D46B6" w:rsidRPr="005D2D7B" w:rsidDel="00746DCD" w:rsidRDefault="009D46B6" w:rsidP="00061162">
      <w:pPr>
        <w:widowControl w:val="0"/>
        <w:tabs>
          <w:tab w:val="left" w:pos="142"/>
        </w:tabs>
        <w:jc w:val="both"/>
        <w:rPr>
          <w:del w:id="357" w:author="ms699852" w:date="2017-10-16T22:08:00Z"/>
          <w:rFonts w:ascii="Arial" w:hAnsi="Arial" w:cs="Arial"/>
          <w:b/>
          <w:sz w:val="18"/>
          <w:szCs w:val="18"/>
          <w:lang w:val="en-GB"/>
          <w:rPrChange w:id="358" w:author="ms699852" w:date="2017-10-17T11:21:00Z">
            <w:rPr>
              <w:del w:id="359" w:author="ms699852" w:date="2017-10-16T22:08:00Z"/>
              <w:rFonts w:ascii="Arial" w:hAnsi="Arial" w:cs="Arial"/>
              <w:sz w:val="18"/>
              <w:szCs w:val="18"/>
              <w:lang w:val="en-GB"/>
            </w:rPr>
          </w:rPrChange>
        </w:rPr>
      </w:pPr>
    </w:p>
    <w:p w:rsidR="001E0461" w:rsidRPr="005D2D7B" w:rsidDel="00746DCD" w:rsidRDefault="006D2023" w:rsidP="00061162">
      <w:pPr>
        <w:widowControl w:val="0"/>
        <w:tabs>
          <w:tab w:val="left" w:pos="142"/>
        </w:tabs>
        <w:jc w:val="both"/>
        <w:rPr>
          <w:del w:id="360" w:author="ms699852" w:date="2017-10-16T22:08:00Z"/>
          <w:rFonts w:ascii="Arial" w:hAnsi="Arial" w:cs="Arial"/>
          <w:b/>
          <w:sz w:val="18"/>
          <w:szCs w:val="18"/>
          <w:highlight w:val="magenta"/>
          <w:lang w:val="en-GB"/>
          <w:rPrChange w:id="361" w:author="ms699852" w:date="2017-10-17T11:21:00Z">
            <w:rPr>
              <w:del w:id="362" w:author="ms699852" w:date="2017-10-16T22:08:00Z"/>
              <w:rFonts w:ascii="Arial" w:hAnsi="Arial" w:cs="Arial"/>
              <w:sz w:val="18"/>
              <w:szCs w:val="18"/>
              <w:highlight w:val="magenta"/>
              <w:lang w:val="en-GB"/>
            </w:rPr>
          </w:rPrChange>
        </w:rPr>
      </w:pPr>
      <w:del w:id="363" w:author="ms699852" w:date="2017-10-16T22:08:00Z">
        <w:r w:rsidRPr="005D2D7B" w:rsidDel="00746DCD">
          <w:rPr>
            <w:rFonts w:ascii="Arial" w:hAnsi="Arial" w:cs="Arial"/>
            <w:b/>
            <w:sz w:val="18"/>
            <w:szCs w:val="18"/>
            <w:highlight w:val="magenta"/>
            <w:lang w:val="en-GB"/>
            <w:rPrChange w:id="364" w:author="ms699852" w:date="2017-10-17T11:21:00Z">
              <w:rPr>
                <w:rFonts w:ascii="Arial" w:hAnsi="Arial" w:cs="Arial"/>
                <w:sz w:val="18"/>
                <w:szCs w:val="18"/>
                <w:highlight w:val="magenta"/>
                <w:lang w:val="en-GB"/>
              </w:rPr>
            </w:rPrChange>
          </w:rPr>
          <w:delText>TABELLE</w:delText>
        </w:r>
        <w:r w:rsidR="00F71A63" w:rsidRPr="005D2D7B" w:rsidDel="00746DCD">
          <w:rPr>
            <w:rFonts w:ascii="Arial" w:hAnsi="Arial" w:cs="Arial"/>
            <w:b/>
            <w:sz w:val="18"/>
            <w:szCs w:val="18"/>
            <w:highlight w:val="magenta"/>
            <w:lang w:val="en-GB"/>
            <w:rPrChange w:id="365" w:author="ms699852" w:date="2017-10-17T11:21:00Z">
              <w:rPr>
                <w:rFonts w:ascii="Arial" w:hAnsi="Arial" w:cs="Arial"/>
                <w:sz w:val="18"/>
                <w:szCs w:val="18"/>
                <w:highlight w:val="magenta"/>
                <w:lang w:val="en-GB"/>
              </w:rPr>
            </w:rPrChange>
          </w:rPr>
          <w:delText xml:space="preserve"> </w:delText>
        </w:r>
        <w:r w:rsidR="00663FFC" w:rsidRPr="005D2D7B" w:rsidDel="00746DCD">
          <w:rPr>
            <w:rFonts w:ascii="Arial" w:hAnsi="Arial" w:cs="Arial"/>
            <w:b/>
            <w:sz w:val="18"/>
            <w:szCs w:val="18"/>
            <w:highlight w:val="magenta"/>
            <w:lang w:val="en-GB"/>
            <w:rPrChange w:id="366" w:author="ms699852" w:date="2017-10-17T11:21:00Z">
              <w:rPr>
                <w:rFonts w:ascii="Arial" w:hAnsi="Arial" w:cs="Arial"/>
                <w:sz w:val="18"/>
                <w:szCs w:val="18"/>
                <w:highlight w:val="magenta"/>
                <w:lang w:val="en-GB"/>
              </w:rPr>
            </w:rPrChange>
          </w:rPr>
          <w:delText>(ERGÄNZEN!!!)</w:delText>
        </w:r>
      </w:del>
    </w:p>
    <w:p w:rsidR="006F3337" w:rsidRPr="005D2D7B" w:rsidDel="00746DCD" w:rsidRDefault="006F3337" w:rsidP="00061162">
      <w:pPr>
        <w:widowControl w:val="0"/>
        <w:tabs>
          <w:tab w:val="left" w:pos="142"/>
        </w:tabs>
        <w:jc w:val="both"/>
        <w:rPr>
          <w:del w:id="367" w:author="ms699852" w:date="2017-10-16T22:08:00Z"/>
          <w:rFonts w:ascii="Arial" w:hAnsi="Arial" w:cs="Arial"/>
          <w:b/>
          <w:sz w:val="18"/>
          <w:szCs w:val="18"/>
          <w:highlight w:val="magenta"/>
          <w:lang w:val="en-GB"/>
          <w:rPrChange w:id="368" w:author="ms699852" w:date="2017-10-17T11:21:00Z">
            <w:rPr>
              <w:del w:id="369" w:author="ms699852" w:date="2017-10-16T22:08:00Z"/>
              <w:rFonts w:ascii="Arial" w:hAnsi="Arial" w:cs="Arial"/>
              <w:sz w:val="18"/>
              <w:szCs w:val="18"/>
              <w:highlight w:val="magenta"/>
              <w:lang w:val="en-GB"/>
            </w:rPr>
          </w:rPrChange>
        </w:rPr>
      </w:pPr>
    </w:p>
    <w:p w:rsidR="006D2023" w:rsidRPr="005D2D7B" w:rsidDel="00746DCD" w:rsidRDefault="006D2023" w:rsidP="00061162">
      <w:pPr>
        <w:widowControl w:val="0"/>
        <w:tabs>
          <w:tab w:val="left" w:pos="142"/>
        </w:tabs>
        <w:jc w:val="both"/>
        <w:rPr>
          <w:del w:id="370" w:author="ms699852" w:date="2017-10-16T22:08:00Z"/>
          <w:rFonts w:ascii="Arial" w:hAnsi="Arial" w:cs="Arial"/>
          <w:b/>
          <w:sz w:val="18"/>
          <w:szCs w:val="18"/>
          <w:highlight w:val="magenta"/>
          <w:rPrChange w:id="371" w:author="ms699852" w:date="2017-10-17T11:21:00Z">
            <w:rPr>
              <w:del w:id="372" w:author="ms699852" w:date="2017-10-16T22:08:00Z"/>
              <w:rFonts w:ascii="Arial" w:hAnsi="Arial" w:cs="Arial"/>
              <w:sz w:val="18"/>
              <w:szCs w:val="18"/>
              <w:highlight w:val="magenta"/>
            </w:rPr>
          </w:rPrChange>
        </w:rPr>
      </w:pPr>
      <w:del w:id="373" w:author="ms699852" w:date="2017-10-16T22:08:00Z">
        <w:r w:rsidRPr="005D2D7B" w:rsidDel="00746DCD">
          <w:rPr>
            <w:rFonts w:ascii="Arial" w:hAnsi="Arial" w:cs="Arial"/>
            <w:b/>
            <w:sz w:val="18"/>
            <w:szCs w:val="18"/>
            <w:highlight w:val="magenta"/>
            <w:lang w:val="en-GB"/>
            <w:rPrChange w:id="374" w:author="ms699852" w:date="2017-10-17T11:21:00Z">
              <w:rPr>
                <w:rFonts w:ascii="Arial" w:hAnsi="Arial" w:cs="Arial"/>
                <w:sz w:val="18"/>
                <w:szCs w:val="18"/>
                <w:highlight w:val="magenta"/>
                <w:lang w:val="en-GB"/>
              </w:rPr>
            </w:rPrChange>
          </w:rPr>
          <w:delText xml:space="preserve">Thus, errors in azimuth, pitch and roll …. </w:delText>
        </w:r>
        <w:r w:rsidRPr="005D2D7B" w:rsidDel="00746DCD">
          <w:rPr>
            <w:rFonts w:ascii="Arial" w:hAnsi="Arial" w:cs="Arial"/>
            <w:b/>
            <w:sz w:val="18"/>
            <w:szCs w:val="18"/>
            <w:highlight w:val="magenta"/>
            <w:rPrChange w:id="375" w:author="ms699852" w:date="2017-10-17T11:21:00Z">
              <w:rPr>
                <w:rFonts w:ascii="Arial" w:hAnsi="Arial" w:cs="Arial"/>
                <w:sz w:val="18"/>
                <w:szCs w:val="18"/>
                <w:highlight w:val="magenta"/>
              </w:rPr>
            </w:rPrChange>
          </w:rPr>
          <w:delText>AUSWERTUNG HIER HER</w:delText>
        </w:r>
      </w:del>
    </w:p>
    <w:p w:rsidR="003E2B3E" w:rsidRPr="005D2D7B" w:rsidDel="00746DCD" w:rsidRDefault="003E2B3E" w:rsidP="003E2B3E">
      <w:pPr>
        <w:widowControl w:val="0"/>
        <w:tabs>
          <w:tab w:val="left" w:pos="142"/>
        </w:tabs>
        <w:jc w:val="both"/>
        <w:rPr>
          <w:del w:id="376" w:author="ms699852" w:date="2017-10-16T22:08:00Z"/>
          <w:rFonts w:ascii="Arial" w:hAnsi="Arial" w:cs="Arial"/>
          <w:b/>
          <w:sz w:val="18"/>
          <w:szCs w:val="18"/>
          <w:highlight w:val="magenta"/>
          <w:rPrChange w:id="377" w:author="ms699852" w:date="2017-10-17T11:21:00Z">
            <w:rPr>
              <w:del w:id="378" w:author="ms699852" w:date="2017-10-16T22:08:00Z"/>
              <w:rFonts w:ascii="Arial" w:hAnsi="Arial" w:cs="Arial"/>
              <w:sz w:val="18"/>
              <w:szCs w:val="18"/>
              <w:highlight w:val="magenta"/>
            </w:rPr>
          </w:rPrChange>
        </w:rPr>
      </w:pPr>
      <w:del w:id="379" w:author="ms699852" w:date="2017-10-16T22:08:00Z">
        <w:r w:rsidRPr="005D2D7B" w:rsidDel="00746DCD">
          <w:rPr>
            <w:rFonts w:ascii="Arial" w:hAnsi="Arial" w:cs="Arial"/>
            <w:b/>
            <w:sz w:val="18"/>
            <w:szCs w:val="18"/>
            <w:highlight w:val="magenta"/>
            <w:rPrChange w:id="380" w:author="ms699852" w:date="2017-10-17T11:21:00Z">
              <w:rPr>
                <w:rFonts w:ascii="Arial" w:hAnsi="Arial" w:cs="Arial"/>
                <w:sz w:val="18"/>
                <w:szCs w:val="18"/>
                <w:highlight w:val="magenta"/>
              </w:rPr>
            </w:rPrChange>
          </w:rPr>
          <w:delText>Samsung Galaxy S2, S5, S6, HTC One M7verwendet</w:delText>
        </w:r>
      </w:del>
    </w:p>
    <w:p w:rsidR="003E2B3E" w:rsidRPr="005D2D7B" w:rsidDel="00746DCD" w:rsidRDefault="003E2B3E" w:rsidP="003E2B3E">
      <w:pPr>
        <w:widowControl w:val="0"/>
        <w:tabs>
          <w:tab w:val="left" w:pos="142"/>
        </w:tabs>
        <w:jc w:val="both"/>
        <w:rPr>
          <w:del w:id="381" w:author="ms699852" w:date="2017-10-16T22:08:00Z"/>
          <w:rFonts w:ascii="Arial" w:hAnsi="Arial" w:cs="Arial"/>
          <w:b/>
          <w:sz w:val="18"/>
          <w:szCs w:val="18"/>
          <w:highlight w:val="magenta"/>
          <w:rPrChange w:id="382" w:author="ms699852" w:date="2017-10-17T11:21:00Z">
            <w:rPr>
              <w:del w:id="383" w:author="ms699852" w:date="2017-10-16T22:08:00Z"/>
              <w:rFonts w:ascii="Arial" w:hAnsi="Arial" w:cs="Arial"/>
              <w:sz w:val="18"/>
              <w:szCs w:val="18"/>
              <w:highlight w:val="magenta"/>
            </w:rPr>
          </w:rPrChange>
        </w:rPr>
      </w:pPr>
      <w:del w:id="384" w:author="ms699852" w:date="2017-10-16T22:08:00Z">
        <w:r w:rsidRPr="005D2D7B" w:rsidDel="00746DCD">
          <w:rPr>
            <w:rFonts w:ascii="Arial" w:hAnsi="Arial" w:cs="Arial"/>
            <w:b/>
            <w:sz w:val="18"/>
            <w:szCs w:val="18"/>
            <w:highlight w:val="magenta"/>
            <w:rPrChange w:id="385" w:author="ms699852" w:date="2017-10-17T11:21:00Z">
              <w:rPr>
                <w:rFonts w:ascii="Arial" w:hAnsi="Arial" w:cs="Arial"/>
                <w:sz w:val="18"/>
                <w:szCs w:val="18"/>
                <w:highlight w:val="magenta"/>
              </w:rPr>
            </w:rPrChange>
          </w:rPr>
          <w:delText>Stativaufbau im Holzschrank, prozessierte Sensorwerte geloggt</w:delText>
        </w:r>
      </w:del>
    </w:p>
    <w:p w:rsidR="003E2B3E" w:rsidRPr="005D2D7B" w:rsidDel="00746DCD" w:rsidRDefault="003E2B3E" w:rsidP="003E2B3E">
      <w:pPr>
        <w:widowControl w:val="0"/>
        <w:tabs>
          <w:tab w:val="left" w:pos="142"/>
        </w:tabs>
        <w:jc w:val="both"/>
        <w:rPr>
          <w:del w:id="386" w:author="ms699852" w:date="2017-10-16T22:08:00Z"/>
          <w:rFonts w:ascii="Arial" w:hAnsi="Arial" w:cs="Arial"/>
          <w:b/>
          <w:sz w:val="18"/>
          <w:szCs w:val="18"/>
          <w:highlight w:val="magenta"/>
          <w:rPrChange w:id="387" w:author="ms699852" w:date="2017-10-17T11:21:00Z">
            <w:rPr>
              <w:del w:id="388" w:author="ms699852" w:date="2017-10-16T22:08:00Z"/>
              <w:rFonts w:ascii="Arial" w:hAnsi="Arial" w:cs="Arial"/>
              <w:sz w:val="18"/>
              <w:szCs w:val="18"/>
              <w:highlight w:val="magenta"/>
            </w:rPr>
          </w:rPrChange>
        </w:rPr>
      </w:pPr>
      <w:del w:id="389" w:author="ms699852" w:date="2017-10-16T22:08:00Z">
        <w:r w:rsidRPr="005D2D7B" w:rsidDel="00746DCD">
          <w:rPr>
            <w:rFonts w:ascii="Arial" w:hAnsi="Arial" w:cs="Arial"/>
            <w:b/>
            <w:sz w:val="18"/>
            <w:szCs w:val="18"/>
            <w:highlight w:val="magenta"/>
            <w:rPrChange w:id="390" w:author="ms699852" w:date="2017-10-17T11:21:00Z">
              <w:rPr>
                <w:rFonts w:ascii="Arial" w:hAnsi="Arial" w:cs="Arial"/>
                <w:sz w:val="18"/>
                <w:szCs w:val="18"/>
                <w:highlight w:val="magenta"/>
              </w:rPr>
            </w:rPrChange>
          </w:rPr>
          <w:delText>Ergebnisse S6</w:delText>
        </w:r>
        <w:r w:rsidR="00E75B58" w:rsidRPr="005D2D7B" w:rsidDel="00746DCD">
          <w:rPr>
            <w:rFonts w:ascii="Arial" w:hAnsi="Arial" w:cs="Arial"/>
            <w:b/>
            <w:sz w:val="18"/>
            <w:szCs w:val="18"/>
            <w:highlight w:val="magenta"/>
            <w:rPrChange w:id="391" w:author="ms699852" w:date="2017-10-17T11:21:00Z">
              <w:rPr>
                <w:rFonts w:ascii="Arial" w:hAnsi="Arial" w:cs="Arial"/>
                <w:sz w:val="18"/>
                <w:szCs w:val="18"/>
                <w:highlight w:val="magenta"/>
              </w:rPr>
            </w:rPrChange>
          </w:rPr>
          <w:delText>: Standartabweichung über 5 sec/10sec</w:delText>
        </w:r>
      </w:del>
    </w:p>
    <w:p w:rsidR="003E2B3E" w:rsidRPr="005D2D7B" w:rsidDel="00746DCD" w:rsidRDefault="003E2B3E" w:rsidP="003E2B3E">
      <w:pPr>
        <w:widowControl w:val="0"/>
        <w:tabs>
          <w:tab w:val="left" w:pos="142"/>
        </w:tabs>
        <w:jc w:val="both"/>
        <w:rPr>
          <w:del w:id="392" w:author="ms699852" w:date="2017-10-16T22:08:00Z"/>
          <w:rFonts w:ascii="Arial" w:hAnsi="Arial" w:cs="Arial"/>
          <w:b/>
          <w:sz w:val="18"/>
          <w:szCs w:val="18"/>
          <w:highlight w:val="magenta"/>
          <w:rPrChange w:id="393" w:author="ms699852" w:date="2017-10-17T11:21:00Z">
            <w:rPr>
              <w:del w:id="394" w:author="ms699852" w:date="2017-10-16T22:08:00Z"/>
              <w:rFonts w:ascii="Arial" w:hAnsi="Arial" w:cs="Arial"/>
              <w:sz w:val="18"/>
              <w:szCs w:val="18"/>
              <w:highlight w:val="magenta"/>
            </w:rPr>
          </w:rPrChange>
        </w:rPr>
      </w:pPr>
    </w:p>
    <w:p w:rsidR="003E2B3E" w:rsidRPr="005D2D7B" w:rsidDel="00746DCD" w:rsidRDefault="003E2B3E" w:rsidP="003E2B3E">
      <w:pPr>
        <w:widowControl w:val="0"/>
        <w:tabs>
          <w:tab w:val="left" w:pos="142"/>
        </w:tabs>
        <w:jc w:val="both"/>
        <w:rPr>
          <w:del w:id="395" w:author="ms699852" w:date="2017-10-16T22:08:00Z"/>
          <w:rFonts w:ascii="Arial" w:hAnsi="Arial" w:cs="Arial"/>
          <w:b/>
          <w:sz w:val="18"/>
          <w:szCs w:val="18"/>
          <w:highlight w:val="magenta"/>
          <w:lang w:val="en-US"/>
          <w:rPrChange w:id="396" w:author="ms699852" w:date="2017-10-17T11:21:00Z">
            <w:rPr>
              <w:del w:id="397" w:author="ms699852" w:date="2017-10-16T22:08:00Z"/>
              <w:rFonts w:ascii="Arial" w:hAnsi="Arial" w:cs="Arial"/>
              <w:sz w:val="18"/>
              <w:szCs w:val="18"/>
              <w:highlight w:val="magenta"/>
              <w:lang w:val="en-US"/>
            </w:rPr>
          </w:rPrChange>
        </w:rPr>
      </w:pPr>
      <w:del w:id="398" w:author="ms699852" w:date="2017-10-16T22:08:00Z">
        <w:r w:rsidRPr="005D2D7B" w:rsidDel="00746DCD">
          <w:rPr>
            <w:rFonts w:ascii="Arial" w:hAnsi="Arial" w:cs="Arial"/>
            <w:b/>
            <w:sz w:val="18"/>
            <w:szCs w:val="18"/>
            <w:highlight w:val="magenta"/>
            <w:rPrChange w:id="399" w:author="ms699852" w:date="2017-10-17T11:21:00Z">
              <w:rPr>
                <w:rFonts w:ascii="Arial" w:hAnsi="Arial" w:cs="Arial"/>
                <w:sz w:val="18"/>
                <w:szCs w:val="18"/>
                <w:highlight w:val="magenta"/>
              </w:rPr>
            </w:rPrChange>
          </w:rPr>
          <w:tab/>
        </w:r>
        <w:r w:rsidR="005A0836" w:rsidRPr="005D2D7B" w:rsidDel="00746DCD">
          <w:rPr>
            <w:rFonts w:ascii="Arial" w:hAnsi="Arial" w:cs="Arial"/>
            <w:b/>
            <w:sz w:val="18"/>
            <w:szCs w:val="18"/>
            <w:highlight w:val="magenta"/>
            <w:lang w:val="en-US"/>
            <w:rPrChange w:id="400" w:author="ms699852" w:date="2017-10-17T11:21:00Z">
              <w:rPr>
                <w:rFonts w:ascii="Arial" w:hAnsi="Arial" w:cs="Arial"/>
                <w:sz w:val="18"/>
                <w:szCs w:val="18"/>
                <w:highlight w:val="magenta"/>
                <w:lang w:val="en-US"/>
              </w:rPr>
            </w:rPrChange>
          </w:rPr>
          <w:delText>Time</w:delText>
        </w:r>
        <w:r w:rsidRPr="005D2D7B" w:rsidDel="00746DCD">
          <w:rPr>
            <w:rFonts w:ascii="Arial" w:hAnsi="Arial" w:cs="Arial"/>
            <w:b/>
            <w:sz w:val="18"/>
            <w:szCs w:val="18"/>
            <w:highlight w:val="magenta"/>
            <w:lang w:val="en-US"/>
            <w:rPrChange w:id="401"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02" w:author="ms699852" w:date="2017-10-17T11:21:00Z">
              <w:rPr>
                <w:rFonts w:ascii="Arial" w:hAnsi="Arial" w:cs="Arial"/>
                <w:sz w:val="18"/>
                <w:szCs w:val="18"/>
                <w:highlight w:val="magenta"/>
                <w:lang w:val="en-US"/>
              </w:rPr>
            </w:rPrChange>
          </w:rPr>
          <w:tab/>
          <w:delText>Pitch</w:delText>
        </w:r>
        <w:r w:rsidRPr="005D2D7B" w:rsidDel="00746DCD">
          <w:rPr>
            <w:rFonts w:ascii="Arial" w:hAnsi="Arial" w:cs="Arial"/>
            <w:b/>
            <w:sz w:val="18"/>
            <w:szCs w:val="18"/>
            <w:highlight w:val="magenta"/>
            <w:lang w:val="en-US"/>
            <w:rPrChange w:id="403"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04"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05" w:author="ms699852" w:date="2017-10-17T11:21:00Z">
              <w:rPr>
                <w:rFonts w:ascii="Arial" w:hAnsi="Arial" w:cs="Arial"/>
                <w:sz w:val="18"/>
                <w:szCs w:val="18"/>
                <w:highlight w:val="magenta"/>
                <w:lang w:val="en-US"/>
              </w:rPr>
            </w:rPrChange>
          </w:rPr>
          <w:tab/>
          <w:delText>Roll</w:delText>
        </w:r>
        <w:r w:rsidRPr="005D2D7B" w:rsidDel="00746DCD">
          <w:rPr>
            <w:rFonts w:ascii="Arial" w:hAnsi="Arial" w:cs="Arial"/>
            <w:b/>
            <w:sz w:val="18"/>
            <w:szCs w:val="18"/>
            <w:highlight w:val="magenta"/>
            <w:lang w:val="en-US"/>
            <w:rPrChange w:id="406"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07"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08"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09" w:author="ms699852" w:date="2017-10-17T11:21:00Z">
              <w:rPr>
                <w:rFonts w:ascii="Arial" w:hAnsi="Arial" w:cs="Arial"/>
                <w:sz w:val="18"/>
                <w:szCs w:val="18"/>
                <w:highlight w:val="magenta"/>
                <w:lang w:val="en-US"/>
              </w:rPr>
            </w:rPrChange>
          </w:rPr>
          <w:tab/>
          <w:delText>Azimut</w:delText>
        </w:r>
        <w:r w:rsidR="005A0836" w:rsidRPr="005D2D7B" w:rsidDel="00746DCD">
          <w:rPr>
            <w:rFonts w:ascii="Arial" w:hAnsi="Arial" w:cs="Arial"/>
            <w:b/>
            <w:sz w:val="18"/>
            <w:szCs w:val="18"/>
            <w:highlight w:val="magenta"/>
            <w:lang w:val="en-US"/>
            <w:rPrChange w:id="410" w:author="ms699852" w:date="2017-10-17T11:21:00Z">
              <w:rPr>
                <w:rFonts w:ascii="Arial" w:hAnsi="Arial" w:cs="Arial"/>
                <w:sz w:val="18"/>
                <w:szCs w:val="18"/>
                <w:highlight w:val="magenta"/>
                <w:lang w:val="en-US"/>
              </w:rPr>
            </w:rPrChange>
          </w:rPr>
          <w:delText>h</w:delText>
        </w:r>
      </w:del>
    </w:p>
    <w:p w:rsidR="003E2B3E" w:rsidRPr="005D2D7B" w:rsidDel="00746DCD" w:rsidRDefault="003E2B3E" w:rsidP="003E2B3E">
      <w:pPr>
        <w:widowControl w:val="0"/>
        <w:tabs>
          <w:tab w:val="left" w:pos="142"/>
        </w:tabs>
        <w:jc w:val="both"/>
        <w:rPr>
          <w:del w:id="411" w:author="ms699852" w:date="2017-10-16T22:08:00Z"/>
          <w:rFonts w:ascii="Arial" w:hAnsi="Arial" w:cs="Arial"/>
          <w:b/>
          <w:sz w:val="18"/>
          <w:szCs w:val="18"/>
          <w:highlight w:val="magenta"/>
          <w:lang w:val="en-US"/>
          <w:rPrChange w:id="412" w:author="ms699852" w:date="2017-10-17T11:21:00Z">
            <w:rPr>
              <w:del w:id="413" w:author="ms699852" w:date="2017-10-16T22:08:00Z"/>
              <w:rFonts w:ascii="Arial" w:hAnsi="Arial" w:cs="Arial"/>
              <w:sz w:val="18"/>
              <w:szCs w:val="18"/>
              <w:highlight w:val="magenta"/>
              <w:lang w:val="en-US"/>
            </w:rPr>
          </w:rPrChange>
        </w:rPr>
      </w:pPr>
      <w:del w:id="414" w:author="ms699852" w:date="2017-10-16T22:08:00Z">
        <w:r w:rsidRPr="005D2D7B" w:rsidDel="00746DCD">
          <w:rPr>
            <w:rFonts w:ascii="Arial" w:hAnsi="Arial" w:cs="Arial"/>
            <w:b/>
            <w:sz w:val="18"/>
            <w:szCs w:val="18"/>
            <w:highlight w:val="magenta"/>
            <w:lang w:val="en-US"/>
            <w:rPrChange w:id="415" w:author="ms699852" w:date="2017-10-17T11:21:00Z">
              <w:rPr>
                <w:rFonts w:ascii="Arial" w:hAnsi="Arial" w:cs="Arial"/>
                <w:sz w:val="18"/>
                <w:szCs w:val="18"/>
                <w:highlight w:val="magenta"/>
                <w:lang w:val="en-US"/>
              </w:rPr>
            </w:rPrChange>
          </w:rPr>
          <w:tab/>
          <w:delText>5 s</w:delText>
        </w:r>
        <w:r w:rsidRPr="005D2D7B" w:rsidDel="00746DCD">
          <w:rPr>
            <w:rFonts w:ascii="Arial" w:hAnsi="Arial" w:cs="Arial"/>
            <w:b/>
            <w:sz w:val="18"/>
            <w:szCs w:val="18"/>
            <w:highlight w:val="magenta"/>
            <w:lang w:val="en-US"/>
            <w:rPrChange w:id="416"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17" w:author="ms699852" w:date="2017-10-17T11:21:00Z">
              <w:rPr>
                <w:rFonts w:ascii="Arial" w:hAnsi="Arial" w:cs="Arial"/>
                <w:sz w:val="18"/>
                <w:szCs w:val="18"/>
                <w:highlight w:val="magenta"/>
                <w:lang w:val="en-US"/>
              </w:rPr>
            </w:rPrChange>
          </w:rPr>
          <w:tab/>
          <w:delText>0.003°</w:delText>
        </w:r>
        <w:r w:rsidRPr="005D2D7B" w:rsidDel="00746DCD">
          <w:rPr>
            <w:rFonts w:ascii="Arial" w:hAnsi="Arial" w:cs="Arial"/>
            <w:b/>
            <w:sz w:val="18"/>
            <w:szCs w:val="18"/>
            <w:highlight w:val="magenta"/>
            <w:lang w:val="en-US"/>
            <w:rPrChange w:id="418"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19"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20" w:author="ms699852" w:date="2017-10-17T11:21:00Z">
              <w:rPr>
                <w:rFonts w:ascii="Arial" w:hAnsi="Arial" w:cs="Arial"/>
                <w:sz w:val="18"/>
                <w:szCs w:val="18"/>
                <w:highlight w:val="magenta"/>
                <w:lang w:val="en-US"/>
              </w:rPr>
            </w:rPrChange>
          </w:rPr>
          <w:tab/>
          <w:delText>1.986°</w:delText>
        </w:r>
        <w:r w:rsidRPr="005D2D7B" w:rsidDel="00746DCD">
          <w:rPr>
            <w:rFonts w:ascii="Arial" w:hAnsi="Arial" w:cs="Arial"/>
            <w:b/>
            <w:sz w:val="18"/>
            <w:szCs w:val="18"/>
            <w:highlight w:val="magenta"/>
            <w:lang w:val="en-US"/>
            <w:rPrChange w:id="421"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22"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lang w:val="en-US"/>
            <w:rPrChange w:id="423" w:author="ms699852" w:date="2017-10-17T11:21:00Z">
              <w:rPr>
                <w:rFonts w:ascii="Arial" w:hAnsi="Arial" w:cs="Arial"/>
                <w:sz w:val="18"/>
                <w:szCs w:val="18"/>
                <w:highlight w:val="magenta"/>
                <w:lang w:val="en-US"/>
              </w:rPr>
            </w:rPrChange>
          </w:rPr>
          <w:tab/>
          <w:delText>1.258°</w:delText>
        </w:r>
      </w:del>
    </w:p>
    <w:p w:rsidR="00252690" w:rsidRPr="005D2D7B" w:rsidDel="00746DCD" w:rsidRDefault="003E2B3E" w:rsidP="003E2B3E">
      <w:pPr>
        <w:widowControl w:val="0"/>
        <w:tabs>
          <w:tab w:val="left" w:pos="142"/>
        </w:tabs>
        <w:jc w:val="both"/>
        <w:rPr>
          <w:del w:id="424" w:author="ms699852" w:date="2017-10-16T22:08:00Z"/>
          <w:rFonts w:ascii="Arial" w:hAnsi="Arial" w:cs="Arial"/>
          <w:b/>
          <w:sz w:val="18"/>
          <w:szCs w:val="18"/>
          <w:rPrChange w:id="425" w:author="ms699852" w:date="2017-10-17T11:21:00Z">
            <w:rPr>
              <w:del w:id="426" w:author="ms699852" w:date="2017-10-16T22:08:00Z"/>
              <w:rFonts w:ascii="Arial" w:hAnsi="Arial" w:cs="Arial"/>
              <w:sz w:val="18"/>
              <w:szCs w:val="18"/>
            </w:rPr>
          </w:rPrChange>
        </w:rPr>
      </w:pPr>
      <w:del w:id="427" w:author="ms699852" w:date="2017-10-16T22:08:00Z">
        <w:r w:rsidRPr="005D2D7B" w:rsidDel="00746DCD">
          <w:rPr>
            <w:rFonts w:ascii="Arial" w:hAnsi="Arial" w:cs="Arial"/>
            <w:b/>
            <w:sz w:val="18"/>
            <w:szCs w:val="18"/>
            <w:highlight w:val="magenta"/>
            <w:lang w:val="en-US"/>
            <w:rPrChange w:id="428" w:author="ms699852" w:date="2017-10-17T11:21:00Z">
              <w:rPr>
                <w:rFonts w:ascii="Arial" w:hAnsi="Arial" w:cs="Arial"/>
                <w:sz w:val="18"/>
                <w:szCs w:val="18"/>
                <w:highlight w:val="magenta"/>
                <w:lang w:val="en-US"/>
              </w:rPr>
            </w:rPrChange>
          </w:rPr>
          <w:tab/>
        </w:r>
        <w:r w:rsidRPr="005D2D7B" w:rsidDel="00746DCD">
          <w:rPr>
            <w:rFonts w:ascii="Arial" w:hAnsi="Arial" w:cs="Arial"/>
            <w:b/>
            <w:sz w:val="18"/>
            <w:szCs w:val="18"/>
            <w:highlight w:val="magenta"/>
            <w:rPrChange w:id="429" w:author="ms699852" w:date="2017-10-17T11:21:00Z">
              <w:rPr>
                <w:rFonts w:ascii="Arial" w:hAnsi="Arial" w:cs="Arial"/>
                <w:sz w:val="18"/>
                <w:szCs w:val="18"/>
                <w:highlight w:val="magenta"/>
              </w:rPr>
            </w:rPrChange>
          </w:rPr>
          <w:delText>10s</w:delText>
        </w:r>
        <w:r w:rsidRPr="005D2D7B" w:rsidDel="00746DCD">
          <w:rPr>
            <w:rFonts w:ascii="Arial" w:hAnsi="Arial" w:cs="Arial"/>
            <w:b/>
            <w:sz w:val="18"/>
            <w:szCs w:val="18"/>
            <w:highlight w:val="magenta"/>
            <w:rPrChange w:id="430" w:author="ms699852" w:date="2017-10-17T11:21:00Z">
              <w:rPr>
                <w:rFonts w:ascii="Arial" w:hAnsi="Arial" w:cs="Arial"/>
                <w:sz w:val="18"/>
                <w:szCs w:val="18"/>
                <w:highlight w:val="magenta"/>
              </w:rPr>
            </w:rPrChange>
          </w:rPr>
          <w:tab/>
        </w:r>
        <w:r w:rsidRPr="005D2D7B" w:rsidDel="00746DCD">
          <w:rPr>
            <w:rFonts w:ascii="Arial" w:hAnsi="Arial" w:cs="Arial"/>
            <w:b/>
            <w:sz w:val="18"/>
            <w:szCs w:val="18"/>
            <w:highlight w:val="magenta"/>
            <w:rPrChange w:id="431" w:author="ms699852" w:date="2017-10-17T11:21:00Z">
              <w:rPr>
                <w:rFonts w:ascii="Arial" w:hAnsi="Arial" w:cs="Arial"/>
                <w:sz w:val="18"/>
                <w:szCs w:val="18"/>
                <w:highlight w:val="magenta"/>
              </w:rPr>
            </w:rPrChange>
          </w:rPr>
          <w:tab/>
          <w:delText>0.004°</w:delText>
        </w:r>
        <w:r w:rsidRPr="005D2D7B" w:rsidDel="00746DCD">
          <w:rPr>
            <w:rFonts w:ascii="Arial" w:hAnsi="Arial" w:cs="Arial"/>
            <w:b/>
            <w:sz w:val="18"/>
            <w:szCs w:val="18"/>
            <w:highlight w:val="magenta"/>
            <w:rPrChange w:id="432" w:author="ms699852" w:date="2017-10-17T11:21:00Z">
              <w:rPr>
                <w:rFonts w:ascii="Arial" w:hAnsi="Arial" w:cs="Arial"/>
                <w:sz w:val="18"/>
                <w:szCs w:val="18"/>
                <w:highlight w:val="magenta"/>
              </w:rPr>
            </w:rPrChange>
          </w:rPr>
          <w:tab/>
        </w:r>
        <w:r w:rsidRPr="005D2D7B" w:rsidDel="00746DCD">
          <w:rPr>
            <w:rFonts w:ascii="Arial" w:hAnsi="Arial" w:cs="Arial"/>
            <w:b/>
            <w:sz w:val="18"/>
            <w:szCs w:val="18"/>
            <w:highlight w:val="magenta"/>
            <w:rPrChange w:id="433" w:author="ms699852" w:date="2017-10-17T11:21:00Z">
              <w:rPr>
                <w:rFonts w:ascii="Arial" w:hAnsi="Arial" w:cs="Arial"/>
                <w:sz w:val="18"/>
                <w:szCs w:val="18"/>
                <w:highlight w:val="magenta"/>
              </w:rPr>
            </w:rPrChange>
          </w:rPr>
          <w:tab/>
        </w:r>
        <w:r w:rsidRPr="005D2D7B" w:rsidDel="00746DCD">
          <w:rPr>
            <w:rFonts w:ascii="Arial" w:hAnsi="Arial" w:cs="Arial"/>
            <w:b/>
            <w:sz w:val="18"/>
            <w:szCs w:val="18"/>
            <w:highlight w:val="magenta"/>
            <w:rPrChange w:id="434" w:author="ms699852" w:date="2017-10-17T11:21:00Z">
              <w:rPr>
                <w:rFonts w:ascii="Arial" w:hAnsi="Arial" w:cs="Arial"/>
                <w:sz w:val="18"/>
                <w:szCs w:val="18"/>
                <w:highlight w:val="magenta"/>
              </w:rPr>
            </w:rPrChange>
          </w:rPr>
          <w:tab/>
          <w:delText>3.506°</w:delText>
        </w:r>
        <w:r w:rsidRPr="005D2D7B" w:rsidDel="00746DCD">
          <w:rPr>
            <w:rFonts w:ascii="Arial" w:hAnsi="Arial" w:cs="Arial"/>
            <w:b/>
            <w:sz w:val="18"/>
            <w:szCs w:val="18"/>
            <w:highlight w:val="magenta"/>
            <w:rPrChange w:id="435" w:author="ms699852" w:date="2017-10-17T11:21:00Z">
              <w:rPr>
                <w:rFonts w:ascii="Arial" w:hAnsi="Arial" w:cs="Arial"/>
                <w:sz w:val="18"/>
                <w:szCs w:val="18"/>
                <w:highlight w:val="magenta"/>
              </w:rPr>
            </w:rPrChange>
          </w:rPr>
          <w:tab/>
        </w:r>
        <w:r w:rsidRPr="005D2D7B" w:rsidDel="00746DCD">
          <w:rPr>
            <w:rFonts w:ascii="Arial" w:hAnsi="Arial" w:cs="Arial"/>
            <w:b/>
            <w:sz w:val="18"/>
            <w:szCs w:val="18"/>
            <w:highlight w:val="magenta"/>
            <w:rPrChange w:id="436" w:author="ms699852" w:date="2017-10-17T11:21:00Z">
              <w:rPr>
                <w:rFonts w:ascii="Arial" w:hAnsi="Arial" w:cs="Arial"/>
                <w:sz w:val="18"/>
                <w:szCs w:val="18"/>
                <w:highlight w:val="magenta"/>
              </w:rPr>
            </w:rPrChange>
          </w:rPr>
          <w:tab/>
        </w:r>
        <w:r w:rsidRPr="005D2D7B" w:rsidDel="00746DCD">
          <w:rPr>
            <w:rFonts w:ascii="Arial" w:hAnsi="Arial" w:cs="Arial"/>
            <w:b/>
            <w:sz w:val="18"/>
            <w:szCs w:val="18"/>
            <w:highlight w:val="magenta"/>
            <w:rPrChange w:id="437" w:author="ms699852" w:date="2017-10-17T11:21:00Z">
              <w:rPr>
                <w:rFonts w:ascii="Arial" w:hAnsi="Arial" w:cs="Arial"/>
                <w:sz w:val="18"/>
                <w:szCs w:val="18"/>
                <w:highlight w:val="magenta"/>
              </w:rPr>
            </w:rPrChange>
          </w:rPr>
          <w:tab/>
          <w:delText>2.227°</w:delText>
        </w:r>
      </w:del>
    </w:p>
    <w:p w:rsidR="006D2023" w:rsidRDefault="00252690" w:rsidP="00746DCD">
      <w:pPr>
        <w:widowControl w:val="0"/>
        <w:tabs>
          <w:tab w:val="left" w:pos="142"/>
        </w:tabs>
        <w:spacing w:before="120"/>
        <w:jc w:val="both"/>
        <w:rPr>
          <w:ins w:id="438" w:author="ms699852" w:date="2017-10-16T14:20:00Z"/>
          <w:rFonts w:ascii="Arial" w:hAnsi="Arial" w:cs="Arial"/>
          <w:sz w:val="18"/>
          <w:szCs w:val="18"/>
          <w:lang w:val="en-US"/>
        </w:rPr>
        <w:pPrChange w:id="439" w:author="ms699852" w:date="2017-10-16T22:08:00Z">
          <w:pPr>
            <w:widowControl w:val="0"/>
            <w:tabs>
              <w:tab w:val="left" w:pos="142"/>
            </w:tabs>
            <w:jc w:val="both"/>
          </w:pPr>
        </w:pPrChange>
      </w:pPr>
      <w:proofErr w:type="gramStart"/>
      <w:ins w:id="440" w:author="ms699852" w:date="2017-10-16T14:20:00Z">
        <w:r w:rsidRPr="005D2D7B">
          <w:rPr>
            <w:rFonts w:ascii="Arial" w:hAnsi="Arial" w:cs="Arial"/>
            <w:b/>
            <w:sz w:val="18"/>
            <w:szCs w:val="18"/>
            <w:lang w:val="en-US"/>
            <w:rPrChange w:id="441" w:author="ms699852" w:date="2017-10-17T11:21:00Z">
              <w:rPr>
                <w:rFonts w:ascii="Arial" w:hAnsi="Arial" w:cs="Arial"/>
                <w:sz w:val="18"/>
                <w:szCs w:val="18"/>
              </w:rPr>
            </w:rPrChange>
          </w:rPr>
          <w:t xml:space="preserve">Fig. </w:t>
        </w:r>
      </w:ins>
      <w:ins w:id="442" w:author="ms699852" w:date="2017-10-16T22:09:00Z">
        <w:r w:rsidR="007F74A3" w:rsidRPr="005D2D7B">
          <w:rPr>
            <w:rFonts w:ascii="Arial" w:hAnsi="Arial" w:cs="Arial"/>
            <w:b/>
            <w:sz w:val="18"/>
            <w:szCs w:val="18"/>
            <w:lang w:val="en-US"/>
            <w:rPrChange w:id="443" w:author="ms699852" w:date="2017-10-17T11:21:00Z">
              <w:rPr>
                <w:rFonts w:ascii="Arial" w:hAnsi="Arial" w:cs="Arial"/>
                <w:sz w:val="18"/>
                <w:szCs w:val="18"/>
                <w:lang w:val="en-US"/>
              </w:rPr>
            </w:rPrChange>
          </w:rPr>
          <w:t>2</w:t>
        </w:r>
      </w:ins>
      <w:ins w:id="444" w:author="ms699852" w:date="2017-10-16T14:20:00Z">
        <w:r w:rsidRPr="005D2D7B">
          <w:rPr>
            <w:rFonts w:ascii="Arial" w:hAnsi="Arial" w:cs="Arial"/>
            <w:b/>
            <w:sz w:val="18"/>
            <w:szCs w:val="18"/>
            <w:lang w:val="en-US"/>
            <w:rPrChange w:id="445" w:author="ms699852" w:date="2017-10-17T11:21:00Z">
              <w:rPr>
                <w:rFonts w:ascii="Arial" w:hAnsi="Arial" w:cs="Arial"/>
                <w:sz w:val="18"/>
                <w:szCs w:val="18"/>
              </w:rPr>
            </w:rPrChange>
          </w:rPr>
          <w:t>.</w:t>
        </w:r>
        <w:proofErr w:type="gramEnd"/>
        <w:r w:rsidRPr="00252690">
          <w:rPr>
            <w:rFonts w:ascii="Arial" w:hAnsi="Arial" w:cs="Arial"/>
            <w:sz w:val="18"/>
            <w:szCs w:val="18"/>
            <w:lang w:val="en-US"/>
            <w:rPrChange w:id="446" w:author="ms699852" w:date="2017-10-16T14:20:00Z">
              <w:rPr>
                <w:rFonts w:ascii="Arial" w:hAnsi="Arial" w:cs="Arial"/>
                <w:sz w:val="18"/>
                <w:szCs w:val="18"/>
              </w:rPr>
            </w:rPrChange>
          </w:rPr>
          <w:t xml:space="preserve"> </w:t>
        </w:r>
        <w:proofErr w:type="gramStart"/>
        <w:r>
          <w:rPr>
            <w:rFonts w:ascii="Arial" w:hAnsi="Arial" w:cs="Arial"/>
            <w:sz w:val="18"/>
            <w:szCs w:val="18"/>
            <w:lang w:val="en-US"/>
          </w:rPr>
          <w:t xml:space="preserve">Stability test for orientation assessment using </w:t>
        </w:r>
      </w:ins>
      <w:ins w:id="447" w:author="ms699852" w:date="2017-10-16T14:21:00Z">
        <w:r w:rsidR="006D692B">
          <w:rPr>
            <w:rFonts w:ascii="Arial" w:hAnsi="Arial" w:cs="Arial"/>
            <w:sz w:val="18"/>
            <w:szCs w:val="18"/>
            <w:lang w:val="en-US"/>
          </w:rPr>
          <w:t>a Samsung Galaxy S8 smartphone and sensor fusion [Pacha2015] for increasing precision and stability regarding azimuth, pitch and roll angles</w:t>
        </w:r>
      </w:ins>
      <w:ins w:id="448" w:author="ms699852" w:date="2017-10-16T14:20:00Z">
        <w:r w:rsidRPr="00252690">
          <w:rPr>
            <w:rFonts w:ascii="Arial" w:hAnsi="Arial" w:cs="Arial"/>
            <w:sz w:val="18"/>
            <w:szCs w:val="18"/>
            <w:lang w:val="en-US"/>
            <w:rPrChange w:id="449" w:author="ms699852" w:date="2017-10-16T14:20:00Z">
              <w:rPr>
                <w:rFonts w:ascii="Arial" w:hAnsi="Arial" w:cs="Arial"/>
                <w:sz w:val="18"/>
                <w:szCs w:val="18"/>
              </w:rPr>
            </w:rPrChange>
          </w:rPr>
          <w:t>.</w:t>
        </w:r>
        <w:proofErr w:type="gramEnd"/>
      </w:ins>
    </w:p>
    <w:p w:rsidR="00252690" w:rsidRPr="00252690" w:rsidRDefault="00252690" w:rsidP="00061162">
      <w:pPr>
        <w:widowControl w:val="0"/>
        <w:tabs>
          <w:tab w:val="left" w:pos="142"/>
        </w:tabs>
        <w:jc w:val="both"/>
        <w:rPr>
          <w:rFonts w:ascii="Arial" w:hAnsi="Arial" w:cs="Arial"/>
          <w:sz w:val="18"/>
          <w:szCs w:val="18"/>
          <w:lang w:val="en-US"/>
          <w:rPrChange w:id="450" w:author="ms699852" w:date="2017-10-16T14:20:00Z">
            <w:rPr>
              <w:rFonts w:ascii="Arial" w:hAnsi="Arial" w:cs="Arial"/>
              <w:sz w:val="18"/>
              <w:szCs w:val="18"/>
            </w:rPr>
          </w:rPrChange>
        </w:rPr>
      </w:pPr>
    </w:p>
    <w:p w:rsidR="00061162" w:rsidRDefault="00061162" w:rsidP="00061162">
      <w:pPr>
        <w:widowControl w:val="0"/>
        <w:tabs>
          <w:tab w:val="left" w:pos="142"/>
        </w:tabs>
        <w:jc w:val="both"/>
        <w:rPr>
          <w:rFonts w:ascii="Arial" w:hAnsi="Arial" w:cs="Arial"/>
          <w:sz w:val="18"/>
          <w:szCs w:val="18"/>
          <w:lang w:val="en-GB"/>
        </w:rPr>
      </w:pPr>
      <w:r w:rsidRPr="00252690">
        <w:rPr>
          <w:rFonts w:ascii="Arial" w:hAnsi="Arial" w:cs="Arial"/>
          <w:sz w:val="18"/>
          <w:szCs w:val="18"/>
          <w:lang w:val="en-US"/>
          <w:rPrChange w:id="451" w:author="ms699852" w:date="2017-10-16T14:20:00Z">
            <w:rPr>
              <w:rFonts w:ascii="Arial" w:hAnsi="Arial" w:cs="Arial"/>
              <w:sz w:val="18"/>
              <w:szCs w:val="18"/>
            </w:rPr>
          </w:rPrChange>
        </w:rPr>
        <w:tab/>
      </w:r>
      <w:r w:rsidR="00630769">
        <w:rPr>
          <w:rFonts w:ascii="Arial" w:hAnsi="Arial" w:cs="Arial"/>
          <w:sz w:val="18"/>
          <w:szCs w:val="18"/>
          <w:lang w:val="en-GB"/>
        </w:rPr>
        <w:t>R</w:t>
      </w:r>
      <w:r w:rsidR="0005414B">
        <w:rPr>
          <w:rFonts w:ascii="Arial" w:hAnsi="Arial" w:cs="Arial"/>
          <w:sz w:val="18"/>
          <w:szCs w:val="18"/>
          <w:lang w:val="en-GB"/>
        </w:rPr>
        <w:t>egistration setups</w:t>
      </w:r>
      <w:r w:rsidR="00630769">
        <w:rPr>
          <w:rFonts w:ascii="Arial" w:hAnsi="Arial" w:cs="Arial"/>
          <w:sz w:val="18"/>
          <w:szCs w:val="18"/>
          <w:lang w:val="en-GB"/>
        </w:rPr>
        <w:t xml:space="preserve"> with a global reference frame</w:t>
      </w:r>
      <w:r w:rsidR="0005414B">
        <w:rPr>
          <w:rFonts w:ascii="Arial" w:hAnsi="Arial" w:cs="Arial"/>
          <w:sz w:val="18"/>
          <w:szCs w:val="18"/>
          <w:lang w:val="en-GB"/>
        </w:rPr>
        <w:t xml:space="preserve"> </w:t>
      </w:r>
      <w:r w:rsidR="00630769">
        <w:rPr>
          <w:rFonts w:ascii="Arial" w:hAnsi="Arial" w:cs="Arial"/>
          <w:sz w:val="18"/>
          <w:szCs w:val="18"/>
          <w:lang w:val="en-GB"/>
        </w:rPr>
        <w:t>(i.e. not based on motion-</w:t>
      </w:r>
      <w:r w:rsidR="0005414B">
        <w:rPr>
          <w:rFonts w:ascii="Arial" w:hAnsi="Arial" w:cs="Arial"/>
          <w:sz w:val="18"/>
          <w:szCs w:val="18"/>
          <w:lang w:val="en-GB"/>
        </w:rPr>
        <w:t xml:space="preserve"> </w:t>
      </w:r>
      <w:r w:rsidR="00630769">
        <w:rPr>
          <w:rFonts w:ascii="Arial" w:hAnsi="Arial" w:cs="Arial"/>
          <w:sz w:val="18"/>
          <w:szCs w:val="18"/>
          <w:lang w:val="en-GB"/>
        </w:rPr>
        <w:t xml:space="preserve">and </w:t>
      </w:r>
      <w:r w:rsidR="0005414B">
        <w:rPr>
          <w:rFonts w:ascii="Arial" w:hAnsi="Arial" w:cs="Arial"/>
          <w:sz w:val="18"/>
          <w:szCs w:val="18"/>
          <w:lang w:val="en-GB"/>
        </w:rPr>
        <w:t>temporal sensor correlation</w:t>
      </w:r>
      <w:r w:rsidR="00630769">
        <w:rPr>
          <w:rFonts w:ascii="Arial" w:hAnsi="Arial" w:cs="Arial"/>
          <w:sz w:val="18"/>
          <w:szCs w:val="18"/>
          <w:lang w:val="en-GB"/>
        </w:rPr>
        <w:t xml:space="preserve">) </w:t>
      </w:r>
      <w:r w:rsidR="0005414B">
        <w:rPr>
          <w:rFonts w:ascii="Arial" w:hAnsi="Arial" w:cs="Arial"/>
          <w:sz w:val="18"/>
          <w:szCs w:val="18"/>
          <w:lang w:val="en-GB"/>
        </w:rPr>
        <w:t>rely on common GPS data</w:t>
      </w:r>
      <w:r w:rsidR="00630769">
        <w:rPr>
          <w:rFonts w:ascii="Arial" w:hAnsi="Arial" w:cs="Arial"/>
          <w:sz w:val="18"/>
          <w:szCs w:val="18"/>
          <w:lang w:val="en-GB"/>
        </w:rPr>
        <w:t xml:space="preserve"> and absolute, geomagnetic orientation</w:t>
      </w:r>
      <w:r w:rsidR="0005414B">
        <w:rPr>
          <w:rFonts w:ascii="Arial" w:hAnsi="Arial" w:cs="Arial"/>
          <w:sz w:val="18"/>
          <w:szCs w:val="18"/>
          <w:lang w:val="en-GB"/>
        </w:rPr>
        <w:t>.</w:t>
      </w:r>
      <w:r w:rsidR="00630769">
        <w:rPr>
          <w:rFonts w:ascii="Arial" w:hAnsi="Arial" w:cs="Arial"/>
          <w:sz w:val="18"/>
          <w:szCs w:val="18"/>
          <w:lang w:val="en-GB"/>
        </w:rPr>
        <w:t xml:space="preserve"> Magnetic orientation is measurably </w:t>
      </w:r>
      <w:r w:rsidR="005A0836">
        <w:rPr>
          <w:rFonts w:ascii="Arial" w:hAnsi="Arial" w:cs="Arial"/>
          <w:sz w:val="18"/>
          <w:szCs w:val="18"/>
          <w:lang w:val="en-GB"/>
        </w:rPr>
        <w:t xml:space="preserve">influenced </w:t>
      </w:r>
      <w:r w:rsidR="00630769">
        <w:rPr>
          <w:rFonts w:ascii="Arial" w:hAnsi="Arial" w:cs="Arial"/>
          <w:sz w:val="18"/>
          <w:szCs w:val="18"/>
          <w:lang w:val="en-GB"/>
        </w:rPr>
        <w:t xml:space="preserve">by </w:t>
      </w:r>
      <w:r w:rsidR="005A0836">
        <w:rPr>
          <w:rFonts w:ascii="Arial" w:hAnsi="Arial" w:cs="Arial"/>
          <w:sz w:val="18"/>
          <w:szCs w:val="18"/>
          <w:lang w:val="en-GB"/>
        </w:rPr>
        <w:t xml:space="preserve">magnetic impurities </w:t>
      </w:r>
      <w:r w:rsidR="00630769">
        <w:rPr>
          <w:rFonts w:ascii="Arial" w:hAnsi="Arial" w:cs="Arial"/>
          <w:sz w:val="18"/>
          <w:szCs w:val="18"/>
          <w:lang w:val="en-GB"/>
        </w:rPr>
        <w:t>in close proximity, as often found in urban areas [Blum2013]</w:t>
      </w:r>
      <w:r w:rsidR="00400165">
        <w:rPr>
          <w:rFonts w:ascii="Arial" w:hAnsi="Arial" w:cs="Arial"/>
          <w:sz w:val="18"/>
          <w:szCs w:val="18"/>
          <w:lang w:val="en-GB"/>
        </w:rPr>
        <w:t xml:space="preserve">, as shown in </w:t>
      </w:r>
      <w:r w:rsidR="00400165" w:rsidRPr="00963ED2">
        <w:rPr>
          <w:rFonts w:ascii="Arial" w:hAnsi="Arial" w:cs="Arial"/>
          <w:sz w:val="18"/>
          <w:szCs w:val="18"/>
          <w:highlight w:val="yellow"/>
          <w:lang w:val="en-GB"/>
          <w:rPrChange w:id="452" w:author="ms699852" w:date="2017-10-16T22:11:00Z">
            <w:rPr>
              <w:rFonts w:ascii="Arial" w:hAnsi="Arial" w:cs="Arial"/>
              <w:sz w:val="18"/>
              <w:szCs w:val="18"/>
              <w:lang w:val="en-GB"/>
            </w:rPr>
          </w:rPrChange>
        </w:rPr>
        <w:t xml:space="preserve">fig. </w:t>
      </w:r>
      <w:del w:id="453" w:author="ms699852" w:date="2017-10-17T18:37:00Z">
        <w:r w:rsidR="00400165" w:rsidRPr="00963ED2" w:rsidDel="00B974D8">
          <w:rPr>
            <w:rFonts w:ascii="Arial" w:hAnsi="Arial" w:cs="Arial"/>
            <w:sz w:val="18"/>
            <w:szCs w:val="18"/>
            <w:highlight w:val="yellow"/>
            <w:lang w:val="en-GB"/>
            <w:rPrChange w:id="454" w:author="ms699852" w:date="2017-10-16T22:11:00Z">
              <w:rPr>
                <w:rFonts w:ascii="Arial" w:hAnsi="Arial" w:cs="Arial"/>
                <w:sz w:val="18"/>
                <w:szCs w:val="18"/>
                <w:lang w:val="en-GB"/>
              </w:rPr>
            </w:rPrChange>
          </w:rPr>
          <w:delText>X</w:delText>
        </w:r>
      </w:del>
      <w:ins w:id="455" w:author="ms699852" w:date="2017-10-17T18:37:00Z">
        <w:r w:rsidR="00B974D8">
          <w:rPr>
            <w:rFonts w:ascii="Arial" w:hAnsi="Arial" w:cs="Arial"/>
            <w:sz w:val="18"/>
            <w:szCs w:val="18"/>
            <w:highlight w:val="yellow"/>
            <w:lang w:val="en-GB"/>
          </w:rPr>
          <w:t>3</w:t>
        </w:r>
      </w:ins>
      <w:r w:rsidR="00630769" w:rsidRPr="00963ED2">
        <w:rPr>
          <w:rFonts w:ascii="Arial" w:hAnsi="Arial" w:cs="Arial"/>
          <w:sz w:val="18"/>
          <w:szCs w:val="18"/>
          <w:highlight w:val="yellow"/>
          <w:lang w:val="en-GB"/>
          <w:rPrChange w:id="456" w:author="ms699852" w:date="2017-10-16T22:11:00Z">
            <w:rPr>
              <w:rFonts w:ascii="Arial" w:hAnsi="Arial" w:cs="Arial"/>
              <w:sz w:val="18"/>
              <w:szCs w:val="18"/>
              <w:lang w:val="en-GB"/>
            </w:rPr>
          </w:rPrChange>
        </w:rPr>
        <w:t>.</w:t>
      </w:r>
      <w:r w:rsidR="00630769">
        <w:rPr>
          <w:rFonts w:ascii="Arial" w:hAnsi="Arial" w:cs="Arial"/>
          <w:sz w:val="18"/>
          <w:szCs w:val="18"/>
          <w:lang w:val="en-GB"/>
        </w:rPr>
        <w:t xml:space="preserve"> This inhibits correct orientation in 3D inside cities, but for planar orientation it is less problematic. In most outdoor applications </w:t>
      </w:r>
      <w:r w:rsidR="00630769" w:rsidRPr="00C35850">
        <w:rPr>
          <w:rFonts w:ascii="Arial" w:hAnsi="Arial" w:cs="Arial"/>
          <w:sz w:val="18"/>
          <w:szCs w:val="18"/>
          <w:highlight w:val="yellow"/>
          <w:lang w:val="en-GB"/>
        </w:rPr>
        <w:t>[Novakova2017,</w:t>
      </w:r>
      <w:ins w:id="457" w:author="ms699852" w:date="2017-10-16T22:11:00Z">
        <w:r w:rsidR="00963ED2">
          <w:rPr>
            <w:rFonts w:ascii="Arial" w:hAnsi="Arial" w:cs="Arial"/>
            <w:sz w:val="18"/>
            <w:szCs w:val="18"/>
            <w:highlight w:val="yellow"/>
            <w:lang w:val="en-GB"/>
          </w:rPr>
          <w:t xml:space="preserve"> </w:t>
        </w:r>
      </w:ins>
      <w:r w:rsidR="00630769" w:rsidRPr="00C35850">
        <w:rPr>
          <w:rFonts w:ascii="Arial" w:hAnsi="Arial" w:cs="Arial"/>
          <w:sz w:val="18"/>
          <w:szCs w:val="18"/>
          <w:highlight w:val="yellow"/>
          <w:lang w:val="en-GB"/>
        </w:rPr>
        <w:t>Cawood2017]</w:t>
      </w:r>
      <w:r w:rsidR="00630769">
        <w:rPr>
          <w:rFonts w:ascii="Arial" w:hAnsi="Arial" w:cs="Arial"/>
          <w:sz w:val="18"/>
          <w:szCs w:val="18"/>
          <w:lang w:val="en-GB"/>
        </w:rPr>
        <w:t xml:space="preserve"> and especially for 3D Image-to-Geometry registration, the sensor accuracy</w:t>
      </w:r>
      <w:r w:rsidR="005A0836">
        <w:rPr>
          <w:rFonts w:ascii="Arial" w:hAnsi="Arial" w:cs="Arial"/>
          <w:sz w:val="18"/>
          <w:szCs w:val="18"/>
          <w:lang w:val="en-GB"/>
        </w:rPr>
        <w:t xml:space="preserve"> currently</w:t>
      </w:r>
      <w:r w:rsidR="00630769">
        <w:rPr>
          <w:rFonts w:ascii="Arial" w:hAnsi="Arial" w:cs="Arial"/>
          <w:sz w:val="18"/>
          <w:szCs w:val="18"/>
          <w:lang w:val="en-GB"/>
        </w:rPr>
        <w:t xml:space="preserve"> needs to be assessed on a per-case basis (see [Kehl et al 2016]).</w:t>
      </w:r>
      <w:r w:rsidR="0005414B">
        <w:rPr>
          <w:rFonts w:ascii="Arial" w:hAnsi="Arial" w:cs="Arial"/>
          <w:sz w:val="18"/>
          <w:szCs w:val="18"/>
          <w:lang w:val="en-GB"/>
        </w:rPr>
        <w:t xml:space="preserve"> The GPS accuracy can be improved in urban areas via terrestrial network connection [</w:t>
      </w:r>
      <w:r w:rsidR="00DB0B24" w:rsidRPr="00DB0B24">
        <w:rPr>
          <w:rFonts w:ascii="Arial" w:hAnsi="Arial" w:cs="Arial"/>
          <w:sz w:val="18"/>
          <w:szCs w:val="18"/>
          <w:lang w:val="en-GB"/>
        </w:rPr>
        <w:t>Wang2012</w:t>
      </w:r>
      <w:r w:rsidR="0005414B">
        <w:rPr>
          <w:rFonts w:ascii="Arial" w:hAnsi="Arial" w:cs="Arial"/>
          <w:sz w:val="18"/>
          <w:szCs w:val="18"/>
          <w:lang w:val="en-GB"/>
        </w:rPr>
        <w:t xml:space="preserve">], which demands </w:t>
      </w:r>
      <w:proofErr w:type="spellStart"/>
      <w:r w:rsidR="0005414B">
        <w:rPr>
          <w:rFonts w:ascii="Arial" w:hAnsi="Arial" w:cs="Arial"/>
          <w:sz w:val="18"/>
          <w:szCs w:val="18"/>
          <w:lang w:val="en-GB"/>
        </w:rPr>
        <w:t>WiFi</w:t>
      </w:r>
      <w:proofErr w:type="spellEnd"/>
      <w:r w:rsidR="0005414B">
        <w:rPr>
          <w:rFonts w:ascii="Arial" w:hAnsi="Arial" w:cs="Arial"/>
          <w:sz w:val="18"/>
          <w:szCs w:val="18"/>
          <w:lang w:val="en-GB"/>
        </w:rPr>
        <w:t xml:space="preserve"> access. When dealing with </w:t>
      </w:r>
      <w:r w:rsidR="005A0836">
        <w:rPr>
          <w:rFonts w:ascii="Arial" w:hAnsi="Arial" w:cs="Arial"/>
          <w:sz w:val="18"/>
          <w:szCs w:val="18"/>
          <w:lang w:val="en-GB"/>
        </w:rPr>
        <w:t xml:space="preserve">raw </w:t>
      </w:r>
      <w:r w:rsidR="0005414B">
        <w:rPr>
          <w:rFonts w:ascii="Arial" w:hAnsi="Arial" w:cs="Arial"/>
          <w:sz w:val="18"/>
          <w:szCs w:val="18"/>
          <w:lang w:val="en-GB"/>
        </w:rPr>
        <w:t xml:space="preserve">GPS data, the </w:t>
      </w:r>
      <w:r w:rsidR="00630769">
        <w:rPr>
          <w:rFonts w:ascii="Arial" w:hAnsi="Arial" w:cs="Arial"/>
          <w:sz w:val="18"/>
          <w:szCs w:val="18"/>
          <w:lang w:val="en-GB"/>
        </w:rPr>
        <w:t>location</w:t>
      </w:r>
      <w:r w:rsidR="0005414B">
        <w:rPr>
          <w:rFonts w:ascii="Arial" w:hAnsi="Arial" w:cs="Arial"/>
          <w:sz w:val="18"/>
          <w:szCs w:val="18"/>
          <w:lang w:val="en-GB"/>
        </w:rPr>
        <w:t xml:space="preserve"> accuracy drops significantly. Lateral errors of up to 8 metres and vertical errors of tens of metres are realistic outdoor GPS limits (see Kehl et al. 2016 and Kehl et al. 2017c</w:t>
      </w:r>
      <w:commentRangeStart w:id="458"/>
      <w:del w:id="459" w:author="ms699852" w:date="2017-10-16T14:10:00Z">
        <w:r w:rsidR="0005414B" w:rsidDel="005B5CED">
          <w:rPr>
            <w:rFonts w:ascii="Arial" w:hAnsi="Arial" w:cs="Arial"/>
            <w:sz w:val="18"/>
            <w:szCs w:val="18"/>
            <w:lang w:val="en-GB"/>
          </w:rPr>
          <w:delText>,</w:delText>
        </w:r>
      </w:del>
      <w:del w:id="460" w:author="ms699852" w:date="2017-10-16T14:11:00Z">
        <w:r w:rsidR="0005414B" w:rsidDel="00252690">
          <w:rPr>
            <w:rFonts w:ascii="Arial" w:hAnsi="Arial" w:cs="Arial"/>
            <w:sz w:val="18"/>
            <w:szCs w:val="18"/>
            <w:lang w:val="en-GB"/>
          </w:rPr>
          <w:delText xml:space="preserve"> </w:delText>
        </w:r>
        <w:r w:rsidR="0005414B" w:rsidRPr="00C35850" w:rsidDel="00252690">
          <w:rPr>
            <w:rFonts w:ascii="Arial" w:hAnsi="Arial" w:cs="Arial"/>
            <w:sz w:val="18"/>
            <w:szCs w:val="18"/>
            <w:highlight w:val="magenta"/>
            <w:lang w:val="en-GB"/>
          </w:rPr>
          <w:delText>[MELANIE PAPER</w:delText>
        </w:r>
        <w:r w:rsidR="00295F10" w:rsidDel="00252690">
          <w:rPr>
            <w:rFonts w:ascii="Arial" w:hAnsi="Arial" w:cs="Arial"/>
            <w:sz w:val="18"/>
            <w:szCs w:val="18"/>
            <w:highlight w:val="magenta"/>
            <w:lang w:val="en-GB"/>
          </w:rPr>
          <w:delText xml:space="preserve"> ?</w:delText>
        </w:r>
        <w:r w:rsidR="0005414B" w:rsidRPr="00C35850" w:rsidDel="00252690">
          <w:rPr>
            <w:rFonts w:ascii="Arial" w:hAnsi="Arial" w:cs="Arial"/>
            <w:sz w:val="18"/>
            <w:szCs w:val="18"/>
            <w:highlight w:val="magenta"/>
            <w:lang w:val="en-GB"/>
          </w:rPr>
          <w:delText>]</w:delText>
        </w:r>
      </w:del>
      <w:commentRangeEnd w:id="458"/>
      <w:r w:rsidR="00252690">
        <w:rPr>
          <w:rStyle w:val="Kommentarzeichen"/>
        </w:rPr>
        <w:commentReference w:id="458"/>
      </w:r>
      <w:r w:rsidR="0005414B">
        <w:rPr>
          <w:rFonts w:ascii="Arial" w:hAnsi="Arial" w:cs="Arial"/>
          <w:sz w:val="18"/>
          <w:szCs w:val="18"/>
          <w:lang w:val="en-GB"/>
        </w:rPr>
        <w:t xml:space="preserve">). </w:t>
      </w:r>
    </w:p>
    <w:p w:rsidR="007F3966" w:rsidRDefault="007F3966" w:rsidP="00061162">
      <w:pPr>
        <w:widowControl w:val="0"/>
        <w:tabs>
          <w:tab w:val="left" w:pos="142"/>
        </w:tabs>
        <w:jc w:val="both"/>
        <w:rPr>
          <w:rFonts w:ascii="Arial" w:hAnsi="Arial" w:cs="Arial"/>
          <w:sz w:val="18"/>
          <w:szCs w:val="18"/>
          <w:lang w:val="en-GB"/>
        </w:rPr>
      </w:pPr>
    </w:p>
    <w:tbl>
      <w:tblPr>
        <w:tblW w:w="6715" w:type="dxa"/>
        <w:tblLayout w:type="fixed"/>
        <w:tblCellMar>
          <w:left w:w="0" w:type="dxa"/>
          <w:right w:w="0" w:type="dxa"/>
        </w:tblCellMar>
        <w:tblLook w:val="04A0"/>
        <w:tblPrChange w:id="461" w:author="ms699852" w:date="2017-10-17T18:36:00Z">
          <w:tblPr>
            <w:tblW w:w="6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PrChange>
      </w:tblPr>
      <w:tblGrid>
        <w:gridCol w:w="3351"/>
        <w:gridCol w:w="3364"/>
        <w:tblGridChange w:id="462">
          <w:tblGrid>
            <w:gridCol w:w="3351"/>
            <w:gridCol w:w="3364"/>
          </w:tblGrid>
        </w:tblGridChange>
      </w:tblGrid>
      <w:tr w:rsidR="00400165" w:rsidRPr="00FF6D10" w:rsidTr="00B974D8">
        <w:tc>
          <w:tcPr>
            <w:tcW w:w="3351" w:type="dxa"/>
            <w:tcPrChange w:id="463" w:author="ms699852" w:date="2017-10-17T18:36:00Z">
              <w:tcPr>
                <w:tcW w:w="3351" w:type="dxa"/>
              </w:tcPr>
            </w:tcPrChange>
          </w:tcPr>
          <w:p w:rsidR="00400165" w:rsidRPr="00FF6D10" w:rsidRDefault="00B47BF9" w:rsidP="00FF6D10">
            <w:pPr>
              <w:widowControl w:val="0"/>
              <w:tabs>
                <w:tab w:val="left" w:pos="142"/>
              </w:tabs>
              <w:jc w:val="both"/>
              <w:rPr>
                <w:rFonts w:ascii="Arial" w:hAnsi="Arial" w:cs="Arial"/>
                <w:sz w:val="18"/>
                <w:szCs w:val="18"/>
                <w:lang w:val="en-GB"/>
              </w:rPr>
            </w:pPr>
            <w:ins w:id="464" w:author="Greenich Viper" w:date="2017-09-22T10:58:00Z">
              <w:r>
                <w:rPr>
                  <w:rFonts w:ascii="Arial" w:hAnsi="Arial" w:cs="Arial"/>
                  <w:noProof/>
                  <w:sz w:val="18"/>
                  <w:szCs w:val="18"/>
                </w:rPr>
                <w:lastRenderedPageBreak/>
                <w:drawing>
                  <wp:inline distT="0" distB="0" distL="0" distR="0">
                    <wp:extent cx="2113915" cy="1472565"/>
                    <wp:effectExtent l="19050" t="0" r="635" b="0"/>
                    <wp:docPr id="2" name="Bild 2" descr="headingSh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ingShit"/>
                            <pic:cNvPicPr>
                              <a:picLocks noChangeAspect="1" noChangeArrowheads="1"/>
                            </pic:cNvPicPr>
                          </pic:nvPicPr>
                          <pic:blipFill>
                            <a:blip r:embed="rId12" cstate="print"/>
                            <a:srcRect/>
                            <a:stretch>
                              <a:fillRect/>
                            </a:stretch>
                          </pic:blipFill>
                          <pic:spPr bwMode="auto">
                            <a:xfrm>
                              <a:off x="0" y="0"/>
                              <a:ext cx="2113915" cy="1472565"/>
                            </a:xfrm>
                            <a:prstGeom prst="rect">
                              <a:avLst/>
                            </a:prstGeom>
                            <a:noFill/>
                            <a:ln w="9525">
                              <a:noFill/>
                              <a:miter lim="800000"/>
                              <a:headEnd/>
                              <a:tailEnd/>
                            </a:ln>
                          </pic:spPr>
                        </pic:pic>
                      </a:graphicData>
                    </a:graphic>
                  </wp:inline>
                </w:drawing>
              </w:r>
            </w:ins>
          </w:p>
        </w:tc>
        <w:tc>
          <w:tcPr>
            <w:tcW w:w="3364" w:type="dxa"/>
            <w:tcPrChange w:id="465" w:author="ms699852" w:date="2017-10-17T18:36:00Z">
              <w:tcPr>
                <w:tcW w:w="3364" w:type="dxa"/>
              </w:tcPr>
            </w:tcPrChange>
          </w:tcPr>
          <w:p w:rsidR="00400165" w:rsidRPr="00FF6D10" w:rsidRDefault="00B47BF9" w:rsidP="00B974D8">
            <w:pPr>
              <w:widowControl w:val="0"/>
              <w:tabs>
                <w:tab w:val="left" w:pos="142"/>
              </w:tabs>
              <w:jc w:val="right"/>
              <w:rPr>
                <w:rFonts w:ascii="Arial" w:hAnsi="Arial" w:cs="Arial"/>
                <w:sz w:val="18"/>
                <w:szCs w:val="18"/>
                <w:lang w:val="en-GB"/>
              </w:rPr>
              <w:pPrChange w:id="466" w:author="ms699852" w:date="2017-10-17T18:37:00Z">
                <w:pPr>
                  <w:widowControl w:val="0"/>
                  <w:tabs>
                    <w:tab w:val="left" w:pos="142"/>
                  </w:tabs>
                  <w:jc w:val="both"/>
                </w:pPr>
              </w:pPrChange>
            </w:pPr>
            <w:ins w:id="467" w:author="Greenich Viper" w:date="2017-09-22T10:59:00Z">
              <w:r>
                <w:rPr>
                  <w:rFonts w:ascii="Arial" w:hAnsi="Arial" w:cs="Arial"/>
                  <w:noProof/>
                  <w:sz w:val="18"/>
                  <w:szCs w:val="18"/>
                </w:rPr>
                <w:drawing>
                  <wp:inline distT="0" distB="0" distL="0" distR="0">
                    <wp:extent cx="2096135" cy="1478280"/>
                    <wp:effectExtent l="19050" t="0" r="0" b="0"/>
                    <wp:docPr id="3" name="Bild 3" descr="heading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ingCorrect"/>
                            <pic:cNvPicPr>
                              <a:picLocks noChangeAspect="1" noChangeArrowheads="1"/>
                            </pic:cNvPicPr>
                          </pic:nvPicPr>
                          <pic:blipFill>
                            <a:blip r:embed="rId13" cstate="print"/>
                            <a:srcRect/>
                            <a:stretch>
                              <a:fillRect/>
                            </a:stretch>
                          </pic:blipFill>
                          <pic:spPr bwMode="auto">
                            <a:xfrm>
                              <a:off x="0" y="0"/>
                              <a:ext cx="2096135" cy="1478280"/>
                            </a:xfrm>
                            <a:prstGeom prst="rect">
                              <a:avLst/>
                            </a:prstGeom>
                            <a:noFill/>
                            <a:ln w="9525">
                              <a:noFill/>
                              <a:miter lim="800000"/>
                              <a:headEnd/>
                              <a:tailEnd/>
                            </a:ln>
                          </pic:spPr>
                        </pic:pic>
                      </a:graphicData>
                    </a:graphic>
                  </wp:inline>
                </w:drawing>
              </w:r>
            </w:ins>
          </w:p>
        </w:tc>
      </w:tr>
    </w:tbl>
    <w:p w:rsidR="00D83156" w:rsidRPr="00295F10" w:rsidRDefault="00D83156" w:rsidP="00B974D8">
      <w:pPr>
        <w:widowControl w:val="0"/>
        <w:spacing w:before="120"/>
        <w:rPr>
          <w:rFonts w:ascii="Arial" w:hAnsi="Arial" w:cs="Arial"/>
          <w:lang w:val="en-US"/>
        </w:rPr>
        <w:pPrChange w:id="468" w:author="ms699852" w:date="2017-10-17T18:37:00Z">
          <w:pPr>
            <w:widowControl w:val="0"/>
          </w:pPr>
        </w:pPrChange>
      </w:pPr>
      <w:proofErr w:type="gramStart"/>
      <w:r w:rsidRPr="00C35850">
        <w:rPr>
          <w:rFonts w:ascii="Arial" w:hAnsi="Arial" w:cs="Arial"/>
          <w:b/>
          <w:bCs/>
          <w:sz w:val="18"/>
          <w:szCs w:val="18"/>
          <w:lang w:val="en-US"/>
        </w:rPr>
        <w:t>Fig.</w:t>
      </w:r>
      <w:proofErr w:type="gramEnd"/>
      <w:r w:rsidRPr="00C35850">
        <w:rPr>
          <w:rFonts w:ascii="Arial" w:hAnsi="Arial" w:cs="Arial"/>
          <w:b/>
          <w:bCs/>
          <w:sz w:val="18"/>
          <w:szCs w:val="18"/>
          <w:lang w:val="en-US"/>
        </w:rPr>
        <w:t xml:space="preserve"> </w:t>
      </w:r>
      <w:del w:id="469" w:author="ms699852" w:date="2017-10-17T18:37:00Z">
        <w:r w:rsidRPr="00C35850" w:rsidDel="00B974D8">
          <w:rPr>
            <w:rFonts w:ascii="Arial" w:hAnsi="Arial" w:cs="Arial"/>
            <w:b/>
            <w:bCs/>
            <w:sz w:val="18"/>
            <w:szCs w:val="18"/>
            <w:lang w:val="en-US"/>
          </w:rPr>
          <w:delText>2</w:delText>
        </w:r>
      </w:del>
      <w:ins w:id="470" w:author="ms699852" w:date="2017-10-17T18:37:00Z">
        <w:r w:rsidR="00B974D8">
          <w:rPr>
            <w:rFonts w:ascii="Arial" w:hAnsi="Arial" w:cs="Arial"/>
            <w:b/>
            <w:bCs/>
            <w:sz w:val="18"/>
            <w:szCs w:val="18"/>
            <w:lang w:val="en-US"/>
          </w:rPr>
          <w:t>3</w:t>
        </w:r>
      </w:ins>
      <w:r w:rsidRPr="00C35850">
        <w:rPr>
          <w:rFonts w:ascii="Arial" w:hAnsi="Arial" w:cs="Arial"/>
          <w:b/>
          <w:bCs/>
          <w:sz w:val="18"/>
          <w:szCs w:val="18"/>
          <w:lang w:val="en-US"/>
        </w:rPr>
        <w:t>.</w:t>
      </w:r>
      <w:r w:rsidRPr="00C35850">
        <w:rPr>
          <w:rFonts w:ascii="Arial" w:hAnsi="Arial" w:cs="Arial"/>
          <w:sz w:val="18"/>
          <w:szCs w:val="18"/>
          <w:lang w:val="en-US"/>
        </w:rPr>
        <w:t xml:space="preserve"> </w:t>
      </w:r>
      <w:r w:rsidRPr="00852CB1">
        <w:rPr>
          <w:rFonts w:ascii="Arial" w:hAnsi="Arial" w:cs="Arial"/>
          <w:sz w:val="18"/>
          <w:szCs w:val="18"/>
          <w:lang w:val="en-GB"/>
        </w:rPr>
        <w:t>Side</w:t>
      </w:r>
      <w:r>
        <w:rPr>
          <w:rFonts w:ascii="Arial" w:hAnsi="Arial" w:cs="Arial"/>
          <w:sz w:val="18"/>
          <w:szCs w:val="18"/>
          <w:lang w:val="en-GB"/>
        </w:rPr>
        <w:t xml:space="preserve">-by-side comparison of geomagnetic heading readings from field compass and sensor-calibrated mobile device. The field compass is manufactured aluminium so to not </w:t>
      </w:r>
      <w:proofErr w:type="spellStart"/>
      <w:r>
        <w:rPr>
          <w:rFonts w:ascii="Arial" w:hAnsi="Arial" w:cs="Arial"/>
          <w:sz w:val="18"/>
          <w:szCs w:val="18"/>
          <w:lang w:val="en-GB"/>
        </w:rPr>
        <w:t>disurb</w:t>
      </w:r>
      <w:proofErr w:type="spellEnd"/>
      <w:r>
        <w:rPr>
          <w:rFonts w:ascii="Arial" w:hAnsi="Arial" w:cs="Arial"/>
          <w:sz w:val="18"/>
          <w:szCs w:val="18"/>
          <w:lang w:val="en-GB"/>
        </w:rPr>
        <w:t xml:space="preserve"> the measurements. The vast difference in mobile device accuracy stems from the iron bars below the wooden table (left), while remote places on bare rock provide satisfying results (right).</w:t>
      </w:r>
    </w:p>
    <w:p w:rsidR="00400165" w:rsidRPr="00C35850" w:rsidRDefault="00400165" w:rsidP="00061162">
      <w:pPr>
        <w:widowControl w:val="0"/>
        <w:tabs>
          <w:tab w:val="left" w:pos="142"/>
        </w:tabs>
        <w:jc w:val="both"/>
        <w:rPr>
          <w:rFonts w:ascii="Arial" w:hAnsi="Arial" w:cs="Arial"/>
          <w:sz w:val="18"/>
          <w:szCs w:val="18"/>
          <w:lang w:val="en-US"/>
        </w:rPr>
      </w:pPr>
    </w:p>
    <w:p w:rsidR="00061162" w:rsidRDefault="00061162" w:rsidP="00061162">
      <w:pPr>
        <w:widowControl w:val="0"/>
        <w:tabs>
          <w:tab w:val="left" w:pos="142"/>
        </w:tabs>
        <w:jc w:val="both"/>
        <w:rPr>
          <w:rFonts w:ascii="Arial" w:hAnsi="Arial" w:cs="Arial"/>
          <w:sz w:val="18"/>
          <w:szCs w:val="18"/>
          <w:lang w:val="en-GB"/>
        </w:rPr>
      </w:pPr>
      <w:r>
        <w:rPr>
          <w:rFonts w:ascii="Arial" w:hAnsi="Arial" w:cs="Arial"/>
          <w:sz w:val="18"/>
          <w:szCs w:val="18"/>
          <w:lang w:val="en-GB"/>
        </w:rPr>
        <w:tab/>
      </w:r>
      <w:r w:rsidR="0005414B">
        <w:rPr>
          <w:rFonts w:ascii="Arial" w:hAnsi="Arial" w:cs="Arial"/>
          <w:sz w:val="18"/>
          <w:szCs w:val="18"/>
          <w:lang w:val="en-GB"/>
        </w:rPr>
        <w:t xml:space="preserve">Resolving the geo-positioning accuracy limitation in the future may be a result of </w:t>
      </w:r>
      <w:r w:rsidR="005A0836">
        <w:rPr>
          <w:rFonts w:ascii="Arial" w:hAnsi="Arial" w:cs="Arial"/>
          <w:sz w:val="18"/>
          <w:szCs w:val="18"/>
          <w:lang w:val="en-GB"/>
        </w:rPr>
        <w:t xml:space="preserve">two </w:t>
      </w:r>
      <w:r w:rsidR="005A3C26">
        <w:rPr>
          <w:rFonts w:ascii="Arial" w:hAnsi="Arial" w:cs="Arial"/>
          <w:sz w:val="18"/>
          <w:szCs w:val="18"/>
          <w:lang w:val="en-GB"/>
        </w:rPr>
        <w:t xml:space="preserve">major changes: (a) </w:t>
      </w:r>
      <w:r w:rsidR="0005414B">
        <w:rPr>
          <w:rFonts w:ascii="Arial" w:hAnsi="Arial" w:cs="Arial"/>
          <w:sz w:val="18"/>
          <w:szCs w:val="18"/>
          <w:lang w:val="en-GB"/>
        </w:rPr>
        <w:t>dropping d</w:t>
      </w:r>
      <w:r w:rsidR="005A3C26">
        <w:rPr>
          <w:rFonts w:ascii="Arial" w:hAnsi="Arial" w:cs="Arial"/>
          <w:sz w:val="18"/>
          <w:szCs w:val="18"/>
          <w:lang w:val="en-GB"/>
        </w:rPr>
        <w:t xml:space="preserve">ifferential </w:t>
      </w:r>
      <w:r w:rsidR="0005414B">
        <w:rPr>
          <w:rFonts w:ascii="Arial" w:hAnsi="Arial" w:cs="Arial"/>
          <w:sz w:val="18"/>
          <w:szCs w:val="18"/>
          <w:lang w:val="en-GB"/>
        </w:rPr>
        <w:t>GPS prices</w:t>
      </w:r>
      <w:r w:rsidR="005A3C26">
        <w:rPr>
          <w:rFonts w:ascii="Arial" w:hAnsi="Arial" w:cs="Arial"/>
          <w:sz w:val="18"/>
          <w:szCs w:val="18"/>
          <w:lang w:val="en-GB"/>
        </w:rPr>
        <w:t xml:space="preserve"> and (b)</w:t>
      </w:r>
      <w:r w:rsidR="0005414B">
        <w:rPr>
          <w:rFonts w:ascii="Arial" w:hAnsi="Arial" w:cs="Arial"/>
          <w:sz w:val="18"/>
          <w:szCs w:val="18"/>
          <w:lang w:val="en-GB"/>
        </w:rPr>
        <w:t xml:space="preserve"> the computationally more manageable integration of real-time kinematics (RTK) and temporal sensor filtering (similar to sensor fusion for IMU approaches [</w:t>
      </w:r>
      <w:r w:rsidR="00DB0B24" w:rsidRPr="00DB0B24">
        <w:rPr>
          <w:rFonts w:ascii="Arial" w:hAnsi="Arial" w:cs="Arial"/>
          <w:sz w:val="18"/>
          <w:szCs w:val="18"/>
          <w:lang w:val="en-GB"/>
        </w:rPr>
        <w:t>Ligorio2013</w:t>
      </w:r>
      <w:r w:rsidR="0005414B">
        <w:rPr>
          <w:rFonts w:ascii="Arial" w:hAnsi="Arial" w:cs="Arial"/>
          <w:sz w:val="18"/>
          <w:szCs w:val="18"/>
          <w:lang w:val="en-GB"/>
        </w:rPr>
        <w:t>])</w:t>
      </w:r>
      <w:r w:rsidR="005A3C26">
        <w:rPr>
          <w:rFonts w:ascii="Arial" w:hAnsi="Arial" w:cs="Arial"/>
          <w:sz w:val="18"/>
          <w:szCs w:val="18"/>
          <w:lang w:val="en-GB"/>
        </w:rPr>
        <w:t xml:space="preserve"> into the sensor software framework within Android. Currently, a comprehensible, user-driven re-</w:t>
      </w:r>
      <w:proofErr w:type="gramStart"/>
      <w:r w:rsidR="005A3C26">
        <w:rPr>
          <w:rFonts w:ascii="Arial" w:hAnsi="Arial" w:cs="Arial"/>
          <w:sz w:val="18"/>
          <w:szCs w:val="18"/>
          <w:lang w:val="en-GB"/>
        </w:rPr>
        <w:t>positioning</w:t>
      </w:r>
      <w:proofErr w:type="gramEnd"/>
      <w:r w:rsidR="005A3C26">
        <w:rPr>
          <w:rFonts w:ascii="Arial" w:hAnsi="Arial" w:cs="Arial"/>
          <w:sz w:val="18"/>
          <w:szCs w:val="18"/>
          <w:lang w:val="en-GB"/>
        </w:rPr>
        <w:t xml:space="preserve"> via DEMs resolves drastic sensor errors occurring outdoors</w:t>
      </w:r>
      <w:r w:rsidR="005A0836">
        <w:rPr>
          <w:rFonts w:ascii="Arial" w:hAnsi="Arial" w:cs="Arial"/>
          <w:sz w:val="18"/>
          <w:szCs w:val="18"/>
          <w:lang w:val="en-GB"/>
        </w:rPr>
        <w:t xml:space="preserve"> [Kehl2017c]</w:t>
      </w:r>
      <w:r w:rsidR="005A3C26">
        <w:rPr>
          <w:rFonts w:ascii="Arial" w:hAnsi="Arial" w:cs="Arial"/>
          <w:sz w:val="18"/>
          <w:szCs w:val="18"/>
          <w:lang w:val="en-GB"/>
        </w:rPr>
        <w:t>. These can be obtained via open-data media, e.g. Digital Earth Explorer</w:t>
      </w:r>
      <w:r w:rsidR="005A3C26">
        <w:rPr>
          <w:rStyle w:val="Funotenzeichen"/>
          <w:rFonts w:ascii="Arial" w:hAnsi="Arial" w:cs="Arial"/>
          <w:sz w:val="18"/>
          <w:szCs w:val="18"/>
          <w:lang w:val="en-GB"/>
        </w:rPr>
        <w:footnoteReference w:id="1"/>
      </w:r>
      <w:r w:rsidR="005A3C26">
        <w:rPr>
          <w:rFonts w:ascii="Arial" w:hAnsi="Arial" w:cs="Arial"/>
          <w:sz w:val="18"/>
          <w:szCs w:val="18"/>
          <w:lang w:val="en-GB"/>
        </w:rPr>
        <w:t>.</w:t>
      </w:r>
      <w:r w:rsidR="00630769">
        <w:rPr>
          <w:rFonts w:ascii="Arial" w:hAnsi="Arial" w:cs="Arial"/>
          <w:sz w:val="18"/>
          <w:szCs w:val="18"/>
          <w:lang w:val="en-GB"/>
        </w:rPr>
        <w:t xml:space="preserve"> Globally improving the sensor accuracy is the focus of intense </w:t>
      </w:r>
      <w:r w:rsidR="00152282">
        <w:rPr>
          <w:rFonts w:ascii="Arial" w:hAnsi="Arial" w:cs="Arial"/>
          <w:sz w:val="18"/>
          <w:szCs w:val="18"/>
          <w:lang w:val="en-GB"/>
        </w:rPr>
        <w:t>investigations at the moment.</w:t>
      </w:r>
    </w:p>
    <w:p w:rsidR="00061162" w:rsidRDefault="00061162" w:rsidP="00376F1C">
      <w:pPr>
        <w:widowControl w:val="0"/>
        <w:tabs>
          <w:tab w:val="left" w:pos="142"/>
        </w:tabs>
        <w:jc w:val="both"/>
        <w:rPr>
          <w:rFonts w:ascii="Arial" w:hAnsi="Arial" w:cs="Arial"/>
          <w:lang w:val="en-GB"/>
        </w:rPr>
      </w:pPr>
    </w:p>
    <w:p w:rsidR="00061162" w:rsidRDefault="00061162" w:rsidP="00061162">
      <w:pPr>
        <w:widowControl w:val="0"/>
        <w:jc w:val="both"/>
        <w:rPr>
          <w:rFonts w:ascii="Arial" w:hAnsi="Arial" w:cs="Arial"/>
          <w:sz w:val="18"/>
          <w:szCs w:val="18"/>
          <w:lang w:val="en-US"/>
        </w:rPr>
      </w:pPr>
      <w:r>
        <w:rPr>
          <w:rFonts w:ascii="Arial" w:hAnsi="Arial" w:cs="Arial"/>
          <w:sz w:val="18"/>
          <w:szCs w:val="18"/>
          <w:lang w:val="en-US"/>
        </w:rPr>
        <w:t>3.</w:t>
      </w:r>
      <w:r w:rsidR="0050260A">
        <w:rPr>
          <w:rFonts w:ascii="Arial" w:hAnsi="Arial" w:cs="Arial"/>
          <w:sz w:val="18"/>
          <w:szCs w:val="18"/>
          <w:lang w:val="en-US"/>
        </w:rPr>
        <w:t>3</w:t>
      </w:r>
      <w:r>
        <w:rPr>
          <w:rFonts w:ascii="Arial" w:hAnsi="Arial" w:cs="Arial"/>
          <w:sz w:val="18"/>
          <w:szCs w:val="18"/>
          <w:lang w:val="en-US"/>
        </w:rPr>
        <w:t xml:space="preserve"> </w:t>
      </w:r>
      <w:r w:rsidR="0050260A">
        <w:rPr>
          <w:rFonts w:ascii="Arial" w:hAnsi="Arial" w:cs="Arial"/>
          <w:sz w:val="18"/>
          <w:szCs w:val="18"/>
          <w:lang w:val="en-US"/>
        </w:rPr>
        <w:t>Image Mapping under Natural Illumination</w:t>
      </w:r>
    </w:p>
    <w:p w:rsidR="00061162" w:rsidRDefault="00061162" w:rsidP="00061162">
      <w:pPr>
        <w:widowControl w:val="0"/>
        <w:jc w:val="both"/>
        <w:rPr>
          <w:rFonts w:ascii="Arial" w:hAnsi="Arial" w:cs="Arial"/>
          <w:sz w:val="18"/>
          <w:szCs w:val="18"/>
          <w:lang w:val="en-US"/>
        </w:rPr>
      </w:pPr>
    </w:p>
    <w:p w:rsidR="00061162" w:rsidRDefault="00152282" w:rsidP="00061162">
      <w:pPr>
        <w:widowControl w:val="0"/>
        <w:tabs>
          <w:tab w:val="left" w:pos="142"/>
        </w:tabs>
        <w:jc w:val="both"/>
        <w:rPr>
          <w:ins w:id="471" w:author="ms699852" w:date="2017-10-17T18:24:00Z"/>
          <w:rFonts w:ascii="Arial" w:hAnsi="Arial" w:cs="Arial"/>
          <w:sz w:val="18"/>
          <w:szCs w:val="18"/>
          <w:lang w:val="en-GB"/>
        </w:rPr>
      </w:pPr>
      <w:r>
        <w:rPr>
          <w:rFonts w:ascii="Arial" w:hAnsi="Arial" w:cs="Arial"/>
          <w:sz w:val="18"/>
          <w:szCs w:val="18"/>
          <w:lang w:val="en-GB"/>
        </w:rPr>
        <w:t xml:space="preserve">Feature-based registration relies on an unambiguous, robust point-to-point correlation via distinctive feature vectors. As such, it is affected by distortions and content appearance changes, referred to as geometric- and radiometric variance. </w:t>
      </w:r>
      <w:r w:rsidR="00D765D4">
        <w:rPr>
          <w:rFonts w:ascii="Arial" w:hAnsi="Arial" w:cs="Arial"/>
          <w:sz w:val="18"/>
          <w:szCs w:val="18"/>
          <w:lang w:val="en-GB"/>
        </w:rPr>
        <w:t>R</w:t>
      </w:r>
      <w:r>
        <w:rPr>
          <w:rFonts w:ascii="Arial" w:hAnsi="Arial" w:cs="Arial"/>
          <w:sz w:val="18"/>
          <w:szCs w:val="18"/>
          <w:lang w:val="en-GB"/>
        </w:rPr>
        <w:t>adiometric variance</w:t>
      </w:r>
      <w:r w:rsidR="00D765D4">
        <w:rPr>
          <w:rFonts w:ascii="Arial" w:hAnsi="Arial" w:cs="Arial"/>
          <w:sz w:val="18"/>
          <w:szCs w:val="18"/>
          <w:lang w:val="en-GB"/>
        </w:rPr>
        <w:t>, caused by</w:t>
      </w:r>
      <w:r>
        <w:rPr>
          <w:rFonts w:ascii="Arial" w:hAnsi="Arial" w:cs="Arial"/>
          <w:sz w:val="18"/>
          <w:szCs w:val="18"/>
          <w:lang w:val="en-GB"/>
        </w:rPr>
        <w:t xml:space="preserve"> environmental effects and natural illumination</w:t>
      </w:r>
      <w:r w:rsidR="00D765D4">
        <w:rPr>
          <w:rFonts w:ascii="Arial" w:hAnsi="Arial" w:cs="Arial"/>
          <w:sz w:val="18"/>
          <w:szCs w:val="18"/>
          <w:lang w:val="en-GB"/>
        </w:rPr>
        <w:t xml:space="preserve"> changes,</w:t>
      </w:r>
      <w:r>
        <w:rPr>
          <w:rFonts w:ascii="Arial" w:hAnsi="Arial" w:cs="Arial"/>
          <w:sz w:val="18"/>
          <w:szCs w:val="18"/>
          <w:lang w:val="en-GB"/>
        </w:rPr>
        <w:t xml:space="preserve"> still </w:t>
      </w:r>
      <w:r w:rsidR="00D765D4">
        <w:rPr>
          <w:rFonts w:ascii="Arial" w:hAnsi="Arial" w:cs="Arial"/>
          <w:sz w:val="18"/>
          <w:szCs w:val="18"/>
          <w:lang w:val="en-GB"/>
        </w:rPr>
        <w:t>are still problematic for feature correlation</w:t>
      </w:r>
      <w:r>
        <w:rPr>
          <w:rFonts w:ascii="Arial" w:hAnsi="Arial" w:cs="Arial"/>
          <w:sz w:val="18"/>
          <w:szCs w:val="18"/>
          <w:lang w:val="en-GB"/>
        </w:rPr>
        <w:t>. Recent studies have shown that some combinations of already-ava</w:t>
      </w:r>
      <w:r w:rsidR="00652D66">
        <w:rPr>
          <w:rFonts w:ascii="Arial" w:hAnsi="Arial" w:cs="Arial"/>
          <w:sz w:val="18"/>
          <w:szCs w:val="18"/>
          <w:lang w:val="en-GB"/>
        </w:rPr>
        <w:t>ilable techniques are</w:t>
      </w:r>
      <w:r>
        <w:rPr>
          <w:rFonts w:ascii="Arial" w:hAnsi="Arial" w:cs="Arial"/>
          <w:sz w:val="18"/>
          <w:szCs w:val="18"/>
          <w:lang w:val="en-GB"/>
        </w:rPr>
        <w:t xml:space="preserve"> robust against geometric- and radiometric distortion [Kehl2017]. Still, feature descriptors that account for the radiometric </w:t>
      </w:r>
      <w:r w:rsidR="00D765D4">
        <w:rPr>
          <w:rFonts w:ascii="Arial" w:hAnsi="Arial" w:cs="Arial"/>
          <w:sz w:val="18"/>
          <w:szCs w:val="18"/>
          <w:lang w:val="en-GB"/>
        </w:rPr>
        <w:t>variance</w:t>
      </w:r>
      <w:r>
        <w:rPr>
          <w:rFonts w:ascii="Arial" w:hAnsi="Arial" w:cs="Arial"/>
          <w:sz w:val="18"/>
          <w:szCs w:val="18"/>
          <w:lang w:val="en-GB"/>
        </w:rPr>
        <w:t xml:space="preserve"> are in high demand. A major contribution to this research</w:t>
      </w:r>
      <w:r w:rsidR="00652D66">
        <w:rPr>
          <w:rFonts w:ascii="Arial" w:hAnsi="Arial" w:cs="Arial"/>
          <w:sz w:val="18"/>
          <w:szCs w:val="18"/>
          <w:lang w:val="en-GB"/>
        </w:rPr>
        <w:t xml:space="preserve"> track</w:t>
      </w:r>
      <w:r>
        <w:rPr>
          <w:rFonts w:ascii="Arial" w:hAnsi="Arial" w:cs="Arial"/>
          <w:sz w:val="18"/>
          <w:szCs w:val="18"/>
          <w:lang w:val="en-GB"/>
        </w:rPr>
        <w:t xml:space="preserve"> </w:t>
      </w:r>
      <w:r w:rsidR="00D765D4">
        <w:rPr>
          <w:rFonts w:ascii="Arial" w:hAnsi="Arial" w:cs="Arial"/>
          <w:sz w:val="18"/>
          <w:szCs w:val="18"/>
          <w:lang w:val="en-GB"/>
        </w:rPr>
        <w:t>would be</w:t>
      </w:r>
      <w:r>
        <w:rPr>
          <w:rFonts w:ascii="Arial" w:hAnsi="Arial" w:cs="Arial"/>
          <w:sz w:val="18"/>
          <w:szCs w:val="18"/>
          <w:lang w:val="en-GB"/>
        </w:rPr>
        <w:t xml:space="preserve"> </w:t>
      </w:r>
      <w:r w:rsidR="00D765D4">
        <w:rPr>
          <w:rFonts w:ascii="Arial" w:hAnsi="Arial" w:cs="Arial"/>
          <w:sz w:val="18"/>
          <w:szCs w:val="18"/>
          <w:lang w:val="en-GB"/>
        </w:rPr>
        <w:t>the integration of</w:t>
      </w:r>
      <w:r>
        <w:rPr>
          <w:rFonts w:ascii="Arial" w:hAnsi="Arial" w:cs="Arial"/>
          <w:sz w:val="18"/>
          <w:szCs w:val="18"/>
          <w:lang w:val="en-GB"/>
        </w:rPr>
        <w:t xml:space="preserve"> local colour attributes to the feature space, as formerly </w:t>
      </w:r>
      <w:r w:rsidR="00652D66">
        <w:rPr>
          <w:rFonts w:ascii="Arial" w:hAnsi="Arial" w:cs="Arial"/>
          <w:sz w:val="18"/>
          <w:szCs w:val="18"/>
          <w:lang w:val="en-GB"/>
        </w:rPr>
        <w:t>used for</w:t>
      </w:r>
      <w:r>
        <w:rPr>
          <w:rFonts w:ascii="Arial" w:hAnsi="Arial" w:cs="Arial"/>
          <w:sz w:val="18"/>
          <w:szCs w:val="18"/>
          <w:lang w:val="en-GB"/>
        </w:rPr>
        <w:t xml:space="preserve"> image classification methods [</w:t>
      </w:r>
      <w:r w:rsidRPr="00C35850">
        <w:rPr>
          <w:rFonts w:ascii="Arial" w:hAnsi="Arial" w:cs="Arial"/>
          <w:sz w:val="18"/>
          <w:szCs w:val="18"/>
          <w:highlight w:val="yellow"/>
          <w:lang w:val="en-GB"/>
        </w:rPr>
        <w:t>Khan201</w:t>
      </w:r>
      <w:r w:rsidR="00DB0B24" w:rsidRPr="00C35850">
        <w:rPr>
          <w:rFonts w:ascii="Arial" w:hAnsi="Arial" w:cs="Arial"/>
          <w:sz w:val="18"/>
          <w:szCs w:val="18"/>
          <w:highlight w:val="yellow"/>
          <w:lang w:val="en-GB"/>
        </w:rPr>
        <w:t>3</w:t>
      </w:r>
      <w:r>
        <w:rPr>
          <w:rFonts w:ascii="Arial" w:hAnsi="Arial" w:cs="Arial"/>
          <w:sz w:val="18"/>
          <w:szCs w:val="18"/>
          <w:lang w:val="en-GB"/>
        </w:rPr>
        <w:t>,</w:t>
      </w:r>
      <w:r w:rsidR="00652D66">
        <w:rPr>
          <w:rFonts w:ascii="Arial" w:hAnsi="Arial" w:cs="Arial"/>
          <w:sz w:val="18"/>
          <w:szCs w:val="18"/>
          <w:lang w:val="en-GB"/>
        </w:rPr>
        <w:t xml:space="preserve"> </w:t>
      </w:r>
      <w:r>
        <w:rPr>
          <w:rFonts w:ascii="Arial" w:hAnsi="Arial" w:cs="Arial"/>
          <w:sz w:val="18"/>
          <w:szCs w:val="18"/>
          <w:lang w:val="en-GB"/>
        </w:rPr>
        <w:t>VanWeijer20</w:t>
      </w:r>
      <w:r w:rsidR="00DB0B24">
        <w:rPr>
          <w:rFonts w:ascii="Arial" w:hAnsi="Arial" w:cs="Arial"/>
          <w:sz w:val="18"/>
          <w:szCs w:val="18"/>
          <w:lang w:val="en-GB"/>
        </w:rPr>
        <w:t>06</w:t>
      </w:r>
      <w:r>
        <w:rPr>
          <w:rFonts w:ascii="Arial" w:hAnsi="Arial" w:cs="Arial"/>
          <w:sz w:val="18"/>
          <w:szCs w:val="18"/>
          <w:lang w:val="en-GB"/>
        </w:rPr>
        <w:t>].</w:t>
      </w:r>
    </w:p>
    <w:p w:rsidR="00CE1FE0" w:rsidRDefault="00CE1FE0" w:rsidP="00061162">
      <w:pPr>
        <w:widowControl w:val="0"/>
        <w:tabs>
          <w:tab w:val="left" w:pos="142"/>
        </w:tabs>
        <w:jc w:val="both"/>
        <w:rPr>
          <w:ins w:id="472" w:author="ms699852" w:date="2017-10-17T18:26:00Z"/>
          <w:rFonts w:ascii="Arial" w:hAnsi="Arial" w:cs="Arial"/>
          <w:sz w:val="18"/>
          <w:szCs w:val="18"/>
          <w:lang w:val="en-GB"/>
        </w:rPr>
      </w:pPr>
    </w:p>
    <w:p w:rsidR="00B70E58" w:rsidRDefault="00B47BF9" w:rsidP="00CE1FE0">
      <w:pPr>
        <w:widowControl w:val="0"/>
        <w:spacing w:before="120"/>
        <w:rPr>
          <w:ins w:id="473" w:author="ms699852" w:date="2017-10-17T19:24:00Z"/>
          <w:rFonts w:ascii="Arial" w:hAnsi="Arial" w:cs="Arial"/>
          <w:b/>
          <w:bCs/>
          <w:sz w:val="18"/>
          <w:szCs w:val="18"/>
          <w:lang w:val="en-US"/>
        </w:rPr>
        <w:pPrChange w:id="474" w:author="ms699852" w:date="2017-10-17T18:27:00Z">
          <w:pPr>
            <w:widowControl w:val="0"/>
          </w:pPr>
        </w:pPrChange>
      </w:pPr>
      <w:bookmarkStart w:id="475" w:name="_Hlk496028487"/>
      <w:ins w:id="476" w:author="ms699852" w:date="2017-10-17T19:24:00Z">
        <w:r>
          <w:rPr>
            <w:rFonts w:ascii="Arial" w:hAnsi="Arial" w:cs="Arial"/>
            <w:b/>
            <w:bCs/>
            <w:noProof/>
            <w:sz w:val="18"/>
            <w:szCs w:val="18"/>
          </w:rPr>
          <w:lastRenderedPageBreak/>
          <w:drawing>
            <wp:inline distT="0" distB="0" distL="0" distR="0">
              <wp:extent cx="4239260" cy="1537970"/>
              <wp:effectExtent l="19050" t="0" r="8890" b="0"/>
              <wp:docPr id="4" name="Bild 4" descr="M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ER"/>
                      <pic:cNvPicPr>
                        <a:picLocks noChangeAspect="1" noChangeArrowheads="1"/>
                      </pic:cNvPicPr>
                    </pic:nvPicPr>
                    <pic:blipFill>
                      <a:blip r:embed="rId14" cstate="print"/>
                      <a:srcRect/>
                      <a:stretch>
                        <a:fillRect/>
                      </a:stretch>
                    </pic:blipFill>
                    <pic:spPr bwMode="auto">
                      <a:xfrm>
                        <a:off x="0" y="0"/>
                        <a:ext cx="4239260" cy="1537970"/>
                      </a:xfrm>
                      <a:prstGeom prst="rect">
                        <a:avLst/>
                      </a:prstGeom>
                      <a:noFill/>
                      <a:ln w="9525">
                        <a:noFill/>
                        <a:miter lim="800000"/>
                        <a:headEnd/>
                        <a:tailEnd/>
                      </a:ln>
                    </pic:spPr>
                  </pic:pic>
                </a:graphicData>
              </a:graphic>
            </wp:inline>
          </w:drawing>
        </w:r>
      </w:ins>
    </w:p>
    <w:p w:rsidR="00CE1FE0" w:rsidRPr="00B70E58" w:rsidRDefault="00CE1FE0" w:rsidP="00B70E58">
      <w:pPr>
        <w:widowControl w:val="0"/>
        <w:spacing w:before="120"/>
        <w:rPr>
          <w:ins w:id="477" w:author="ms699852" w:date="2017-10-17T18:27:00Z"/>
          <w:rFonts w:ascii="Arial" w:hAnsi="Arial" w:cs="Arial"/>
          <w:lang w:val="en-US"/>
          <w:rPrChange w:id="478" w:author="ms699852" w:date="2017-10-17T19:24:00Z">
            <w:rPr>
              <w:ins w:id="479" w:author="ms699852" w:date="2017-10-17T18:27:00Z"/>
              <w:rFonts w:ascii="Arial" w:hAnsi="Arial" w:cs="Arial"/>
              <w:sz w:val="18"/>
              <w:szCs w:val="18"/>
              <w:lang w:val="en-US"/>
            </w:rPr>
          </w:rPrChange>
        </w:rPr>
        <w:pPrChange w:id="480" w:author="ms699852" w:date="2017-10-17T19:24:00Z">
          <w:pPr>
            <w:widowControl w:val="0"/>
            <w:tabs>
              <w:tab w:val="left" w:pos="142"/>
            </w:tabs>
            <w:jc w:val="both"/>
          </w:pPr>
        </w:pPrChange>
      </w:pPr>
      <w:proofErr w:type="gramStart"/>
      <w:ins w:id="481" w:author="ms699852" w:date="2017-10-17T18:26:00Z">
        <w:r>
          <w:rPr>
            <w:rFonts w:ascii="Arial" w:hAnsi="Arial" w:cs="Arial"/>
            <w:b/>
            <w:bCs/>
            <w:sz w:val="18"/>
            <w:szCs w:val="18"/>
            <w:lang w:val="en-US"/>
          </w:rPr>
          <w:t xml:space="preserve">Fig. </w:t>
        </w:r>
      </w:ins>
      <w:ins w:id="482" w:author="ms699852" w:date="2017-10-17T18:30:00Z">
        <w:r w:rsidR="00B974D8">
          <w:rPr>
            <w:rFonts w:ascii="Arial" w:hAnsi="Arial" w:cs="Arial"/>
            <w:b/>
            <w:sz w:val="18"/>
            <w:szCs w:val="18"/>
            <w:lang w:val="en-GB"/>
          </w:rPr>
          <w:t>4</w:t>
        </w:r>
        <w:r>
          <w:rPr>
            <w:rFonts w:ascii="Arial" w:hAnsi="Arial" w:cs="Arial"/>
            <w:b/>
            <w:sz w:val="18"/>
            <w:szCs w:val="18"/>
            <w:lang w:val="en-GB"/>
          </w:rPr>
          <w:t>a</w:t>
        </w:r>
        <w:r w:rsidRPr="00CE1FE0">
          <w:rPr>
            <w:rFonts w:ascii="Arial" w:hAnsi="Arial" w:cs="Arial"/>
            <w:b/>
            <w:sz w:val="18"/>
            <w:szCs w:val="18"/>
            <w:lang w:val="en-GB"/>
            <w:rPrChange w:id="483" w:author="ms699852" w:date="2017-10-17T18:30:00Z">
              <w:rPr>
                <w:rFonts w:ascii="Arial" w:hAnsi="Arial" w:cs="Arial"/>
                <w:sz w:val="18"/>
                <w:szCs w:val="18"/>
                <w:lang w:val="en-GB"/>
              </w:rPr>
            </w:rPrChange>
          </w:rPr>
          <w:t>.</w:t>
        </w:r>
        <w:proofErr w:type="gramEnd"/>
        <w:r>
          <w:rPr>
            <w:rFonts w:ascii="Arial" w:hAnsi="Arial" w:cs="Arial"/>
            <w:b/>
            <w:sz w:val="18"/>
            <w:szCs w:val="18"/>
            <w:lang w:val="en-GB"/>
          </w:rPr>
          <w:t xml:space="preserve"> </w:t>
        </w:r>
        <w:r>
          <w:rPr>
            <w:rFonts w:ascii="Arial" w:hAnsi="Arial" w:cs="Arial"/>
            <w:sz w:val="18"/>
            <w:szCs w:val="18"/>
            <w:lang w:val="en-GB"/>
          </w:rPr>
          <w:t xml:space="preserve">Feature detection </w:t>
        </w:r>
      </w:ins>
      <w:ins w:id="484" w:author="ms699852" w:date="2017-10-17T18:31:00Z">
        <w:r>
          <w:rPr>
            <w:rFonts w:ascii="Arial" w:hAnsi="Arial" w:cs="Arial"/>
            <w:sz w:val="18"/>
            <w:szCs w:val="18"/>
            <w:lang w:val="en-GB"/>
          </w:rPr>
          <w:t>–</w:t>
        </w:r>
      </w:ins>
      <w:ins w:id="485" w:author="ms699852" w:date="2017-10-17T18:30:00Z">
        <w:r>
          <w:rPr>
            <w:rFonts w:ascii="Arial" w:hAnsi="Arial" w:cs="Arial"/>
            <w:sz w:val="18"/>
            <w:szCs w:val="18"/>
            <w:lang w:val="en-GB"/>
          </w:rPr>
          <w:t xml:space="preserve"> MSER,</w:t>
        </w:r>
      </w:ins>
      <w:ins w:id="486" w:author="ms699852" w:date="2017-10-17T18:31:00Z">
        <w:r>
          <w:rPr>
            <w:rFonts w:ascii="Arial" w:hAnsi="Arial" w:cs="Arial"/>
            <w:sz w:val="18"/>
            <w:szCs w:val="18"/>
            <w:lang w:val="en-GB"/>
          </w:rPr>
          <w:t xml:space="preserve"> descriptor – SIFT, matcher – </w:t>
        </w:r>
        <w:proofErr w:type="spellStart"/>
        <w:r>
          <w:rPr>
            <w:rFonts w:ascii="Arial" w:hAnsi="Arial" w:cs="Arial"/>
            <w:sz w:val="18"/>
            <w:szCs w:val="18"/>
            <w:lang w:val="en-GB"/>
          </w:rPr>
          <w:t>BruteForce</w:t>
        </w:r>
        <w:proofErr w:type="spellEnd"/>
        <w:r>
          <w:rPr>
            <w:rFonts w:ascii="Arial" w:hAnsi="Arial" w:cs="Arial"/>
            <w:sz w:val="18"/>
            <w:szCs w:val="18"/>
            <w:lang w:val="en-GB"/>
          </w:rPr>
          <w:t xml:space="preserve"> L1. Number of inlier matches: </w:t>
        </w:r>
      </w:ins>
      <w:ins w:id="487" w:author="ms699852" w:date="2017-10-17T18:35:00Z">
        <w:r w:rsidR="00B974D8">
          <w:rPr>
            <w:rFonts w:ascii="Arial" w:hAnsi="Arial" w:cs="Arial"/>
            <w:sz w:val="18"/>
            <w:szCs w:val="18"/>
            <w:lang w:val="en-GB"/>
          </w:rPr>
          <w:t>11</w:t>
        </w:r>
      </w:ins>
      <w:ins w:id="488" w:author="ms699852" w:date="2017-10-17T18:34:00Z">
        <w:r>
          <w:rPr>
            <w:rFonts w:ascii="Arial" w:hAnsi="Arial" w:cs="Arial"/>
            <w:sz w:val="18"/>
            <w:szCs w:val="18"/>
            <w:lang w:val="en-GB"/>
          </w:rPr>
          <w:t>, distribution of matches: image centre, large radius.</w:t>
        </w:r>
      </w:ins>
      <w:bookmarkEnd w:id="475"/>
    </w:p>
    <w:p w:rsidR="00CE1FE0" w:rsidRPr="00CE1FE0" w:rsidRDefault="00CE1FE0" w:rsidP="00061162">
      <w:pPr>
        <w:widowControl w:val="0"/>
        <w:tabs>
          <w:tab w:val="left" w:pos="142"/>
        </w:tabs>
        <w:jc w:val="both"/>
        <w:rPr>
          <w:ins w:id="489" w:author="ms699852" w:date="2017-10-17T18:26:00Z"/>
          <w:rFonts w:ascii="Arial" w:hAnsi="Arial" w:cs="Arial"/>
          <w:sz w:val="18"/>
          <w:szCs w:val="18"/>
          <w:lang w:val="en-US"/>
          <w:rPrChange w:id="490" w:author="ms699852" w:date="2017-10-17T18:26:00Z">
            <w:rPr>
              <w:ins w:id="491" w:author="ms699852" w:date="2017-10-17T18:26:00Z"/>
              <w:rFonts w:ascii="Arial" w:hAnsi="Arial" w:cs="Arial"/>
              <w:sz w:val="18"/>
              <w:szCs w:val="18"/>
              <w:lang w:val="en-GB"/>
            </w:rPr>
          </w:rPrChange>
        </w:rPr>
      </w:pPr>
    </w:p>
    <w:p w:rsidR="005F5A39" w:rsidRDefault="00B47BF9" w:rsidP="00061162">
      <w:pPr>
        <w:widowControl w:val="0"/>
        <w:tabs>
          <w:tab w:val="left" w:pos="142"/>
        </w:tabs>
        <w:jc w:val="both"/>
        <w:rPr>
          <w:rFonts w:ascii="Arial" w:hAnsi="Arial" w:cs="Arial"/>
          <w:sz w:val="18"/>
          <w:szCs w:val="18"/>
          <w:lang w:val="en-GB"/>
        </w:rPr>
      </w:pPr>
      <w:ins w:id="492" w:author="ms699852" w:date="2017-10-17T19:24:00Z">
        <w:r>
          <w:rPr>
            <w:rFonts w:ascii="Arial" w:hAnsi="Arial" w:cs="Arial"/>
            <w:noProof/>
            <w:sz w:val="18"/>
            <w:szCs w:val="18"/>
          </w:rPr>
          <w:drawing>
            <wp:inline distT="0" distB="0" distL="0" distR="0">
              <wp:extent cx="4239260" cy="1537970"/>
              <wp:effectExtent l="19050" t="0" r="8890" b="0"/>
              <wp:docPr id="5" name="Bild 5"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FT"/>
                      <pic:cNvPicPr>
                        <a:picLocks noChangeAspect="1" noChangeArrowheads="1"/>
                      </pic:cNvPicPr>
                    </pic:nvPicPr>
                    <pic:blipFill>
                      <a:blip r:embed="rId15" cstate="print"/>
                      <a:srcRect/>
                      <a:stretch>
                        <a:fillRect/>
                      </a:stretch>
                    </pic:blipFill>
                    <pic:spPr bwMode="auto">
                      <a:xfrm>
                        <a:off x="0" y="0"/>
                        <a:ext cx="4239260" cy="1537970"/>
                      </a:xfrm>
                      <a:prstGeom prst="rect">
                        <a:avLst/>
                      </a:prstGeom>
                      <a:noFill/>
                      <a:ln w="9525">
                        <a:noFill/>
                        <a:miter lim="800000"/>
                        <a:headEnd/>
                        <a:tailEnd/>
                      </a:ln>
                    </pic:spPr>
                  </pic:pic>
                </a:graphicData>
              </a:graphic>
            </wp:inline>
          </w:drawing>
        </w:r>
      </w:ins>
    </w:p>
    <w:p w:rsidR="00CE1FE0" w:rsidRPr="000D289A" w:rsidRDefault="00CE1FE0" w:rsidP="00CE1FE0">
      <w:pPr>
        <w:widowControl w:val="0"/>
        <w:spacing w:before="120"/>
        <w:rPr>
          <w:ins w:id="493" w:author="ms699852" w:date="2017-10-17T18:32:00Z"/>
          <w:rFonts w:ascii="Arial" w:hAnsi="Arial" w:cs="Arial"/>
          <w:lang w:val="en-US"/>
        </w:rPr>
      </w:pPr>
      <w:proofErr w:type="gramStart"/>
      <w:ins w:id="494" w:author="ms699852" w:date="2017-10-17T18:32:00Z">
        <w:r>
          <w:rPr>
            <w:rFonts w:ascii="Arial" w:hAnsi="Arial" w:cs="Arial"/>
            <w:b/>
            <w:bCs/>
            <w:sz w:val="18"/>
            <w:szCs w:val="18"/>
            <w:lang w:val="en-US"/>
          </w:rPr>
          <w:t xml:space="preserve">Fig. </w:t>
        </w:r>
        <w:r w:rsidR="00B974D8">
          <w:rPr>
            <w:rFonts w:ascii="Arial" w:hAnsi="Arial" w:cs="Arial"/>
            <w:b/>
            <w:sz w:val="18"/>
            <w:szCs w:val="18"/>
            <w:lang w:val="en-GB"/>
          </w:rPr>
          <w:t>4b</w:t>
        </w:r>
        <w:r w:rsidRPr="000D289A">
          <w:rPr>
            <w:rFonts w:ascii="Arial" w:hAnsi="Arial" w:cs="Arial"/>
            <w:b/>
            <w:sz w:val="18"/>
            <w:szCs w:val="18"/>
            <w:lang w:val="en-GB"/>
          </w:rPr>
          <w:t>.</w:t>
        </w:r>
        <w:proofErr w:type="gramEnd"/>
        <w:r>
          <w:rPr>
            <w:rFonts w:ascii="Arial" w:hAnsi="Arial" w:cs="Arial"/>
            <w:b/>
            <w:sz w:val="18"/>
            <w:szCs w:val="18"/>
            <w:lang w:val="en-GB"/>
          </w:rPr>
          <w:t xml:space="preserve"> </w:t>
        </w:r>
        <w:r>
          <w:rPr>
            <w:rFonts w:ascii="Arial" w:hAnsi="Arial" w:cs="Arial"/>
            <w:sz w:val="18"/>
            <w:szCs w:val="18"/>
            <w:lang w:val="en-GB"/>
          </w:rPr>
          <w:t xml:space="preserve">Feature detection – </w:t>
        </w:r>
      </w:ins>
      <w:ins w:id="495" w:author="ms699852" w:date="2017-10-17T18:34:00Z">
        <w:r>
          <w:rPr>
            <w:rFonts w:ascii="Arial" w:hAnsi="Arial" w:cs="Arial"/>
            <w:sz w:val="18"/>
            <w:szCs w:val="18"/>
            <w:lang w:val="en-GB"/>
          </w:rPr>
          <w:t>SIFT</w:t>
        </w:r>
      </w:ins>
      <w:ins w:id="496" w:author="ms699852" w:date="2017-10-17T18:32:00Z">
        <w:r>
          <w:rPr>
            <w:rFonts w:ascii="Arial" w:hAnsi="Arial" w:cs="Arial"/>
            <w:sz w:val="18"/>
            <w:szCs w:val="18"/>
            <w:lang w:val="en-GB"/>
          </w:rPr>
          <w:t xml:space="preserve">, descriptor – SIFT, matcher – </w:t>
        </w:r>
        <w:proofErr w:type="spellStart"/>
        <w:r>
          <w:rPr>
            <w:rFonts w:ascii="Arial" w:hAnsi="Arial" w:cs="Arial"/>
            <w:sz w:val="18"/>
            <w:szCs w:val="18"/>
            <w:lang w:val="en-GB"/>
          </w:rPr>
          <w:t>BruteForce</w:t>
        </w:r>
        <w:proofErr w:type="spellEnd"/>
        <w:r>
          <w:rPr>
            <w:rFonts w:ascii="Arial" w:hAnsi="Arial" w:cs="Arial"/>
            <w:sz w:val="18"/>
            <w:szCs w:val="18"/>
            <w:lang w:val="en-GB"/>
          </w:rPr>
          <w:t xml:space="preserve"> L1. Number of inlier matches: 186, distribution of matches: </w:t>
        </w:r>
      </w:ins>
      <w:ins w:id="497" w:author="ms699852" w:date="2017-10-17T18:33:00Z">
        <w:r>
          <w:rPr>
            <w:rFonts w:ascii="Arial" w:hAnsi="Arial" w:cs="Arial"/>
            <w:sz w:val="18"/>
            <w:szCs w:val="18"/>
            <w:lang w:val="en-GB"/>
          </w:rPr>
          <w:t>image centre</w:t>
        </w:r>
      </w:ins>
      <w:ins w:id="498" w:author="ms699852" w:date="2017-10-17T18:34:00Z">
        <w:r>
          <w:rPr>
            <w:rFonts w:ascii="Arial" w:hAnsi="Arial" w:cs="Arial"/>
            <w:sz w:val="18"/>
            <w:szCs w:val="18"/>
            <w:lang w:val="en-GB"/>
          </w:rPr>
          <w:t>, small radius</w:t>
        </w:r>
      </w:ins>
      <w:ins w:id="499" w:author="ms699852" w:date="2017-10-17T18:33:00Z">
        <w:r>
          <w:rPr>
            <w:rFonts w:ascii="Arial" w:hAnsi="Arial" w:cs="Arial"/>
            <w:sz w:val="18"/>
            <w:szCs w:val="18"/>
            <w:lang w:val="en-GB"/>
          </w:rPr>
          <w:t xml:space="preserve">. </w:t>
        </w:r>
      </w:ins>
    </w:p>
    <w:p w:rsidR="00CE1FE0" w:rsidRDefault="00CE1FE0" w:rsidP="00061162">
      <w:pPr>
        <w:widowControl w:val="0"/>
        <w:tabs>
          <w:tab w:val="left" w:pos="142"/>
        </w:tabs>
        <w:jc w:val="both"/>
        <w:rPr>
          <w:ins w:id="500" w:author="ms699852" w:date="2017-10-17T18:32:00Z"/>
          <w:rFonts w:ascii="Arial" w:hAnsi="Arial" w:cs="Arial"/>
          <w:sz w:val="18"/>
          <w:szCs w:val="18"/>
          <w:highlight w:val="magenta"/>
          <w:lang w:val="en-GB"/>
        </w:rPr>
      </w:pPr>
    </w:p>
    <w:p w:rsidR="005D5C6B" w:rsidRDefault="00152282" w:rsidP="00061162">
      <w:pPr>
        <w:widowControl w:val="0"/>
        <w:tabs>
          <w:tab w:val="left" w:pos="142"/>
        </w:tabs>
        <w:jc w:val="both"/>
        <w:rPr>
          <w:rFonts w:ascii="Arial" w:hAnsi="Arial" w:cs="Arial"/>
          <w:sz w:val="18"/>
          <w:szCs w:val="18"/>
          <w:highlight w:val="magenta"/>
          <w:lang w:val="en-GB"/>
        </w:rPr>
      </w:pPr>
      <w:r w:rsidRPr="00C35850">
        <w:rPr>
          <w:rFonts w:ascii="Arial" w:hAnsi="Arial" w:cs="Arial"/>
          <w:sz w:val="18"/>
          <w:szCs w:val="18"/>
          <w:highlight w:val="magenta"/>
          <w:lang w:val="en-GB"/>
        </w:rPr>
        <w:t>[IMAGE</w:t>
      </w:r>
      <w:r w:rsidR="007F3966" w:rsidRPr="00C35850">
        <w:rPr>
          <w:rFonts w:ascii="Arial" w:hAnsi="Arial" w:cs="Arial"/>
          <w:sz w:val="18"/>
          <w:szCs w:val="18"/>
          <w:highlight w:val="magenta"/>
          <w:lang w:val="en-GB"/>
        </w:rPr>
        <w:t>: DIFFERENCE BETWEEN SIFT AND MSCR-SIFT MATCHING</w:t>
      </w:r>
    </w:p>
    <w:p w:rsidR="00152282" w:rsidRDefault="005D5C6B" w:rsidP="00061162">
      <w:pPr>
        <w:widowControl w:val="0"/>
        <w:tabs>
          <w:tab w:val="left" w:pos="142"/>
        </w:tabs>
        <w:jc w:val="both"/>
        <w:rPr>
          <w:ins w:id="501" w:author="ms699852" w:date="2017-10-17T18:30:00Z"/>
          <w:rFonts w:ascii="Arial" w:hAnsi="Arial" w:cs="Arial"/>
          <w:sz w:val="18"/>
          <w:szCs w:val="18"/>
          <w:lang w:val="en-GB"/>
        </w:rPr>
      </w:pPr>
      <w:r>
        <w:rPr>
          <w:rFonts w:ascii="Arial" w:hAnsi="Arial" w:cs="Arial"/>
          <w:sz w:val="18"/>
          <w:szCs w:val="18"/>
          <w:highlight w:val="magenta"/>
          <w:lang w:val="en-GB"/>
        </w:rPr>
        <w:t xml:space="preserve">Melanie, perhaps you may want to add this example picture from your river-in-front-of-house scene </w:t>
      </w:r>
      <w:proofErr w:type="gramStart"/>
      <w:r>
        <w:rPr>
          <w:rFonts w:ascii="Arial" w:hAnsi="Arial" w:cs="Arial"/>
          <w:sz w:val="18"/>
          <w:szCs w:val="18"/>
          <w:highlight w:val="magenta"/>
          <w:lang w:val="en-GB"/>
        </w:rPr>
        <w:t>here ?</w:t>
      </w:r>
      <w:r w:rsidR="00152282" w:rsidRPr="00C35850">
        <w:rPr>
          <w:rFonts w:ascii="Arial" w:hAnsi="Arial" w:cs="Arial"/>
          <w:sz w:val="18"/>
          <w:szCs w:val="18"/>
          <w:highlight w:val="magenta"/>
          <w:lang w:val="en-GB"/>
        </w:rPr>
        <w:t>]</w:t>
      </w:r>
      <w:proofErr w:type="gramEnd"/>
    </w:p>
    <w:p w:rsidR="00CE1FE0" w:rsidRPr="00A257A9" w:rsidRDefault="00CE1FE0" w:rsidP="00061162">
      <w:pPr>
        <w:widowControl w:val="0"/>
        <w:tabs>
          <w:tab w:val="left" w:pos="142"/>
        </w:tabs>
        <w:jc w:val="both"/>
        <w:rPr>
          <w:ins w:id="502" w:author="ms699852" w:date="2017-10-17T18:30:00Z"/>
          <w:rFonts w:ascii="Arial" w:hAnsi="Arial" w:cs="Arial"/>
          <w:color w:val="7030A0"/>
          <w:sz w:val="18"/>
          <w:szCs w:val="18"/>
          <w:lang w:val="en-GB"/>
          <w:rPrChange w:id="503" w:author="ms699852" w:date="2017-10-17T18:44:00Z">
            <w:rPr>
              <w:ins w:id="504" w:author="ms699852" w:date="2017-10-17T18:30:00Z"/>
              <w:rFonts w:ascii="Arial" w:hAnsi="Arial" w:cs="Arial"/>
              <w:sz w:val="18"/>
              <w:szCs w:val="18"/>
              <w:lang w:val="en-GB"/>
            </w:rPr>
          </w:rPrChange>
        </w:rPr>
      </w:pPr>
      <w:proofErr w:type="gramStart"/>
      <w:ins w:id="505" w:author="ms699852" w:date="2017-10-17T18:30:00Z">
        <w:r w:rsidRPr="00A257A9">
          <w:rPr>
            <w:rFonts w:ascii="Arial" w:hAnsi="Arial" w:cs="Arial"/>
            <w:color w:val="7030A0"/>
            <w:sz w:val="18"/>
            <w:szCs w:val="18"/>
            <w:lang w:val="en-GB"/>
            <w:rPrChange w:id="506" w:author="ms699852" w:date="2017-10-17T18:44:00Z">
              <w:rPr>
                <w:rFonts w:ascii="Arial" w:hAnsi="Arial" w:cs="Arial"/>
                <w:sz w:val="18"/>
                <w:szCs w:val="18"/>
                <w:lang w:val="en-GB"/>
              </w:rPr>
            </w:rPrChange>
          </w:rPr>
          <w:t>Water level monitoring using smartphones.</w:t>
        </w:r>
        <w:proofErr w:type="gramEnd"/>
        <w:r w:rsidRPr="00A257A9">
          <w:rPr>
            <w:rFonts w:ascii="Arial" w:hAnsi="Arial" w:cs="Arial"/>
            <w:color w:val="7030A0"/>
            <w:sz w:val="18"/>
            <w:szCs w:val="18"/>
            <w:lang w:val="en-GB"/>
            <w:rPrChange w:id="507" w:author="ms699852" w:date="2017-10-17T18:44:00Z">
              <w:rPr>
                <w:rFonts w:ascii="Arial" w:hAnsi="Arial" w:cs="Arial"/>
                <w:sz w:val="18"/>
                <w:szCs w:val="18"/>
                <w:lang w:val="en-GB"/>
              </w:rPr>
            </w:rPrChange>
          </w:rPr>
          <w:t xml:space="preserve"> </w:t>
        </w:r>
        <w:proofErr w:type="gramStart"/>
        <w:r w:rsidRPr="00A257A9">
          <w:rPr>
            <w:rFonts w:ascii="Arial" w:hAnsi="Arial" w:cs="Arial"/>
            <w:color w:val="7030A0"/>
            <w:sz w:val="18"/>
            <w:szCs w:val="18"/>
            <w:lang w:val="en-GB"/>
            <w:rPrChange w:id="508" w:author="ms699852" w:date="2017-10-17T18:44:00Z">
              <w:rPr>
                <w:rFonts w:ascii="Arial" w:hAnsi="Arial" w:cs="Arial"/>
                <w:sz w:val="18"/>
                <w:szCs w:val="18"/>
                <w:lang w:val="en-GB"/>
              </w:rPr>
            </w:rPrChange>
          </w:rPr>
          <w:t>Image-to-Geometry intersection for camera intrinsic and extrinsic parameter determination.</w:t>
        </w:r>
      </w:ins>
      <w:proofErr w:type="gramEnd"/>
      <w:ins w:id="509" w:author="ms699852" w:date="2017-10-17T18:35:00Z">
        <w:r w:rsidR="00B974D8" w:rsidRPr="00A257A9">
          <w:rPr>
            <w:rFonts w:ascii="Arial" w:hAnsi="Arial" w:cs="Arial"/>
            <w:color w:val="7030A0"/>
            <w:sz w:val="18"/>
            <w:szCs w:val="18"/>
            <w:lang w:val="en-GB"/>
            <w:rPrChange w:id="510" w:author="ms699852" w:date="2017-10-17T18:44:00Z">
              <w:rPr>
                <w:rFonts w:ascii="Arial" w:hAnsi="Arial" w:cs="Arial"/>
                <w:sz w:val="18"/>
                <w:szCs w:val="18"/>
                <w:lang w:val="en-GB"/>
              </w:rPr>
            </w:rPrChange>
          </w:rPr>
          <w:t xml:space="preserve"> MSER: less inliers, good distribution; SIFT more inliers, unstable distribution focussed on one single region. </w:t>
        </w:r>
      </w:ins>
    </w:p>
    <w:p w:rsidR="00CE1FE0" w:rsidRPr="00A257A9" w:rsidRDefault="00CE1FE0" w:rsidP="00061162">
      <w:pPr>
        <w:widowControl w:val="0"/>
        <w:tabs>
          <w:tab w:val="left" w:pos="142"/>
        </w:tabs>
        <w:jc w:val="both"/>
        <w:rPr>
          <w:rFonts w:ascii="Arial" w:hAnsi="Arial" w:cs="Arial"/>
          <w:color w:val="7030A0"/>
          <w:sz w:val="18"/>
          <w:szCs w:val="18"/>
          <w:lang w:val="en-GB"/>
          <w:rPrChange w:id="511" w:author="ms699852" w:date="2017-10-17T18:44:00Z">
            <w:rPr>
              <w:rFonts w:ascii="Arial" w:hAnsi="Arial" w:cs="Arial"/>
              <w:sz w:val="18"/>
              <w:szCs w:val="18"/>
              <w:lang w:val="en-GB"/>
            </w:rPr>
          </w:rPrChange>
        </w:rPr>
      </w:pPr>
    </w:p>
    <w:p w:rsidR="00061162" w:rsidRPr="008D1AAA" w:rsidRDefault="00061162" w:rsidP="007F3966">
      <w:pPr>
        <w:widowControl w:val="0"/>
        <w:tabs>
          <w:tab w:val="left" w:pos="142"/>
        </w:tabs>
        <w:jc w:val="both"/>
        <w:rPr>
          <w:rFonts w:ascii="Arial" w:hAnsi="Arial" w:cs="Arial"/>
          <w:sz w:val="18"/>
          <w:szCs w:val="18"/>
          <w:highlight w:val="yellow"/>
          <w:lang w:val="en-GB"/>
        </w:rPr>
      </w:pPr>
      <w:r>
        <w:rPr>
          <w:rFonts w:ascii="Arial" w:hAnsi="Arial" w:cs="Arial"/>
          <w:sz w:val="18"/>
          <w:szCs w:val="18"/>
          <w:lang w:val="en-GB"/>
        </w:rPr>
        <w:tab/>
      </w:r>
      <w:r w:rsidR="00D765D4" w:rsidRPr="008D1AAA">
        <w:rPr>
          <w:rFonts w:ascii="Arial" w:hAnsi="Arial" w:cs="Arial"/>
          <w:sz w:val="18"/>
          <w:szCs w:val="18"/>
          <w:highlight w:val="yellow"/>
          <w:lang w:val="en-GB"/>
        </w:rPr>
        <w:t>Recent trends employ</w:t>
      </w:r>
      <w:r w:rsidR="007F3966" w:rsidRPr="008D1AAA">
        <w:rPr>
          <w:rFonts w:ascii="Arial" w:hAnsi="Arial" w:cs="Arial"/>
          <w:sz w:val="18"/>
          <w:szCs w:val="18"/>
          <w:highlight w:val="yellow"/>
          <w:lang w:val="en-GB"/>
        </w:rPr>
        <w:t xml:space="preserve"> neural networks to train feature descriptors [XYZ]</w:t>
      </w:r>
      <w:r w:rsidR="00D765D4" w:rsidRPr="008D1AAA">
        <w:rPr>
          <w:rFonts w:ascii="Arial" w:hAnsi="Arial" w:cs="Arial"/>
          <w:sz w:val="18"/>
          <w:szCs w:val="18"/>
          <w:highlight w:val="yellow"/>
          <w:lang w:val="en-GB"/>
        </w:rPr>
        <w:t>, which appears to be a</w:t>
      </w:r>
      <w:r w:rsidR="007F3966" w:rsidRPr="008D1AAA">
        <w:rPr>
          <w:rFonts w:ascii="Arial" w:hAnsi="Arial" w:cs="Arial"/>
          <w:sz w:val="18"/>
          <w:szCs w:val="18"/>
          <w:highlight w:val="yellow"/>
          <w:lang w:val="en-GB"/>
        </w:rPr>
        <w:t xml:space="preserve"> promising research direction. Furthermore, probabilistic pattern learning models (e.g. [..., XYZ]) may provide a selection of quickly-computable feature descriptions of which the highest-correlating model can be chosen for the registration procedure afterwards.</w:t>
      </w:r>
    </w:p>
    <w:p w:rsidR="00061162" w:rsidRPr="008D1AAA" w:rsidRDefault="00061162" w:rsidP="00376F1C">
      <w:pPr>
        <w:widowControl w:val="0"/>
        <w:tabs>
          <w:tab w:val="left" w:pos="142"/>
        </w:tabs>
        <w:jc w:val="both"/>
        <w:rPr>
          <w:rFonts w:ascii="Arial" w:hAnsi="Arial" w:cs="Arial"/>
          <w:highlight w:val="yellow"/>
          <w:lang w:val="en-GB"/>
        </w:rPr>
      </w:pPr>
    </w:p>
    <w:p w:rsidR="00061162" w:rsidRPr="000F2B5E" w:rsidRDefault="00061162" w:rsidP="00061162">
      <w:pPr>
        <w:widowControl w:val="0"/>
        <w:jc w:val="both"/>
        <w:rPr>
          <w:rFonts w:ascii="Arial" w:hAnsi="Arial" w:cs="Arial"/>
          <w:sz w:val="18"/>
          <w:szCs w:val="18"/>
          <w:lang w:val="en-US"/>
          <w:rPrChange w:id="512" w:author="Greenich Viper" w:date="2017-10-17T21:07:00Z">
            <w:rPr>
              <w:rFonts w:ascii="Arial" w:hAnsi="Arial" w:cs="Arial"/>
              <w:sz w:val="18"/>
              <w:szCs w:val="18"/>
              <w:highlight w:val="yellow"/>
              <w:lang w:val="en-US"/>
            </w:rPr>
          </w:rPrChange>
        </w:rPr>
      </w:pPr>
      <w:r w:rsidRPr="000F2B5E">
        <w:rPr>
          <w:rFonts w:ascii="Arial" w:hAnsi="Arial" w:cs="Arial"/>
          <w:sz w:val="18"/>
          <w:szCs w:val="18"/>
          <w:lang w:val="en-US"/>
          <w:rPrChange w:id="513" w:author="Greenich Viper" w:date="2017-10-17T21:07:00Z">
            <w:rPr>
              <w:rFonts w:ascii="Arial" w:hAnsi="Arial" w:cs="Arial"/>
              <w:sz w:val="18"/>
              <w:szCs w:val="18"/>
              <w:highlight w:val="yellow"/>
              <w:lang w:val="en-US"/>
            </w:rPr>
          </w:rPrChange>
        </w:rPr>
        <w:t>3.</w:t>
      </w:r>
      <w:r w:rsidR="0050260A" w:rsidRPr="000F2B5E">
        <w:rPr>
          <w:rFonts w:ascii="Arial" w:hAnsi="Arial" w:cs="Arial"/>
          <w:sz w:val="18"/>
          <w:szCs w:val="18"/>
          <w:lang w:val="en-US"/>
          <w:rPrChange w:id="514" w:author="Greenich Viper" w:date="2017-10-17T21:07:00Z">
            <w:rPr>
              <w:rFonts w:ascii="Arial" w:hAnsi="Arial" w:cs="Arial"/>
              <w:sz w:val="18"/>
              <w:szCs w:val="18"/>
              <w:highlight w:val="yellow"/>
              <w:lang w:val="en-US"/>
            </w:rPr>
          </w:rPrChange>
        </w:rPr>
        <w:t>4</w:t>
      </w:r>
      <w:r w:rsidRPr="000F2B5E">
        <w:rPr>
          <w:rFonts w:ascii="Arial" w:hAnsi="Arial" w:cs="Arial"/>
          <w:sz w:val="18"/>
          <w:szCs w:val="18"/>
          <w:lang w:val="en-US"/>
          <w:rPrChange w:id="515" w:author="Greenich Viper" w:date="2017-10-17T21:07:00Z">
            <w:rPr>
              <w:rFonts w:ascii="Arial" w:hAnsi="Arial" w:cs="Arial"/>
              <w:sz w:val="18"/>
              <w:szCs w:val="18"/>
              <w:highlight w:val="yellow"/>
              <w:lang w:val="en-US"/>
            </w:rPr>
          </w:rPrChange>
        </w:rPr>
        <w:t xml:space="preserve"> </w:t>
      </w:r>
      <w:r w:rsidR="0050260A" w:rsidRPr="000F2B5E">
        <w:rPr>
          <w:rFonts w:ascii="Arial" w:hAnsi="Arial" w:cs="Arial"/>
          <w:sz w:val="18"/>
          <w:szCs w:val="18"/>
          <w:lang w:val="en-US"/>
          <w:rPrChange w:id="516" w:author="Greenich Viper" w:date="2017-10-17T21:07:00Z">
            <w:rPr>
              <w:rFonts w:ascii="Arial" w:hAnsi="Arial" w:cs="Arial"/>
              <w:sz w:val="18"/>
              <w:szCs w:val="18"/>
              <w:highlight w:val="yellow"/>
              <w:lang w:val="en-US"/>
            </w:rPr>
          </w:rPrChange>
        </w:rPr>
        <w:t>Accuracy Requirements in general</w:t>
      </w:r>
    </w:p>
    <w:p w:rsidR="00A756EC" w:rsidRPr="000F2B5E" w:rsidRDefault="00A756EC" w:rsidP="00061162">
      <w:pPr>
        <w:widowControl w:val="0"/>
        <w:jc w:val="both"/>
        <w:rPr>
          <w:rFonts w:ascii="Arial" w:hAnsi="Arial" w:cs="Arial"/>
          <w:sz w:val="18"/>
          <w:szCs w:val="18"/>
          <w:lang w:val="en-US"/>
          <w:rPrChange w:id="517" w:author="Greenich Viper" w:date="2017-10-17T21:07:00Z">
            <w:rPr>
              <w:rFonts w:ascii="Arial" w:hAnsi="Arial" w:cs="Arial"/>
              <w:sz w:val="18"/>
              <w:szCs w:val="18"/>
              <w:highlight w:val="yellow"/>
              <w:lang w:val="en-US"/>
            </w:rPr>
          </w:rPrChange>
        </w:rPr>
      </w:pPr>
    </w:p>
    <w:p w:rsidR="00061162" w:rsidRPr="000F2B5E" w:rsidRDefault="00061162" w:rsidP="00061162">
      <w:pPr>
        <w:widowControl w:val="0"/>
        <w:tabs>
          <w:tab w:val="left" w:pos="142"/>
        </w:tabs>
        <w:jc w:val="both"/>
        <w:rPr>
          <w:rFonts w:ascii="Arial" w:hAnsi="Arial" w:cs="Arial"/>
          <w:sz w:val="18"/>
          <w:szCs w:val="18"/>
          <w:lang w:val="en-GB"/>
          <w:rPrChange w:id="518" w:author="Greenich Viper" w:date="2017-10-17T21:07:00Z">
            <w:rPr>
              <w:rFonts w:ascii="Arial" w:hAnsi="Arial" w:cs="Arial"/>
              <w:sz w:val="18"/>
              <w:szCs w:val="18"/>
              <w:highlight w:val="yellow"/>
              <w:lang w:val="en-GB"/>
            </w:rPr>
          </w:rPrChange>
        </w:rPr>
      </w:pPr>
      <w:proofErr w:type="gramStart"/>
      <w:r w:rsidRPr="000F2B5E">
        <w:rPr>
          <w:rFonts w:ascii="Arial" w:hAnsi="Arial" w:cs="Arial"/>
          <w:sz w:val="18"/>
          <w:szCs w:val="18"/>
          <w:lang w:val="en-GB"/>
          <w:rPrChange w:id="519" w:author="Greenich Viper" w:date="2017-10-17T21:07:00Z">
            <w:rPr>
              <w:rFonts w:ascii="Arial" w:hAnsi="Arial" w:cs="Arial"/>
              <w:sz w:val="18"/>
              <w:szCs w:val="18"/>
              <w:highlight w:val="yellow"/>
              <w:lang w:val="en-GB"/>
            </w:rPr>
          </w:rPrChange>
        </w:rPr>
        <w:t>text</w:t>
      </w:r>
      <w:proofErr w:type="gramEnd"/>
      <w:r w:rsidRPr="000F2B5E">
        <w:rPr>
          <w:rFonts w:ascii="Arial" w:hAnsi="Arial" w:cs="Arial"/>
          <w:sz w:val="18"/>
          <w:szCs w:val="18"/>
          <w:lang w:val="en-GB"/>
          <w:rPrChange w:id="520"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21"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22"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23"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24"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25"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26"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27"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28"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29"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30"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31"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32"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33"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34"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35"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36"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37"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38"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39"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40"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41"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42"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43"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44"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45"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46"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47"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48"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49"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50"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51"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52"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53"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54"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55"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56"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57"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58"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59"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60"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61"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62"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63"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64"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65" w:author="Greenich Viper" w:date="2017-10-17T21:07:00Z">
            <w:rPr>
              <w:rFonts w:ascii="Arial" w:hAnsi="Arial" w:cs="Arial"/>
              <w:sz w:val="18"/>
              <w:szCs w:val="18"/>
              <w:highlight w:val="yellow"/>
              <w:lang w:val="en-GB"/>
            </w:rPr>
          </w:rPrChange>
        </w:rPr>
        <w:t>text</w:t>
      </w:r>
      <w:proofErr w:type="spellEnd"/>
    </w:p>
    <w:p w:rsidR="00061162" w:rsidRPr="000F2B5E" w:rsidRDefault="00061162" w:rsidP="00061162">
      <w:pPr>
        <w:widowControl w:val="0"/>
        <w:tabs>
          <w:tab w:val="left" w:pos="142"/>
        </w:tabs>
        <w:jc w:val="both"/>
        <w:rPr>
          <w:rFonts w:ascii="Arial" w:hAnsi="Arial" w:cs="Arial"/>
          <w:sz w:val="18"/>
          <w:szCs w:val="18"/>
          <w:lang w:val="en-GB"/>
          <w:rPrChange w:id="566" w:author="Greenich Viper" w:date="2017-10-17T21:07:00Z">
            <w:rPr>
              <w:rFonts w:ascii="Arial" w:hAnsi="Arial" w:cs="Arial"/>
              <w:sz w:val="18"/>
              <w:szCs w:val="18"/>
              <w:highlight w:val="yellow"/>
              <w:lang w:val="en-GB"/>
            </w:rPr>
          </w:rPrChange>
        </w:rPr>
      </w:pPr>
      <w:r w:rsidRPr="000F2B5E">
        <w:rPr>
          <w:rFonts w:ascii="Arial" w:hAnsi="Arial" w:cs="Arial"/>
          <w:sz w:val="18"/>
          <w:szCs w:val="18"/>
          <w:lang w:val="en-GB"/>
          <w:rPrChange w:id="567" w:author="Greenich Viper" w:date="2017-10-17T21:07:00Z">
            <w:rPr>
              <w:rFonts w:ascii="Arial" w:hAnsi="Arial" w:cs="Arial"/>
              <w:sz w:val="18"/>
              <w:szCs w:val="18"/>
              <w:highlight w:val="yellow"/>
              <w:lang w:val="en-GB"/>
            </w:rPr>
          </w:rPrChange>
        </w:rPr>
        <w:tab/>
      </w:r>
      <w:proofErr w:type="gramStart"/>
      <w:r w:rsidRPr="000F2B5E">
        <w:rPr>
          <w:rFonts w:ascii="Arial" w:hAnsi="Arial" w:cs="Arial"/>
          <w:sz w:val="18"/>
          <w:szCs w:val="18"/>
          <w:lang w:val="en-GB"/>
          <w:rPrChange w:id="568" w:author="Greenich Viper" w:date="2017-10-17T21:07:00Z">
            <w:rPr>
              <w:rFonts w:ascii="Arial" w:hAnsi="Arial" w:cs="Arial"/>
              <w:sz w:val="18"/>
              <w:szCs w:val="18"/>
              <w:highlight w:val="yellow"/>
              <w:lang w:val="en-GB"/>
            </w:rPr>
          </w:rPrChange>
        </w:rPr>
        <w:t>text</w:t>
      </w:r>
      <w:proofErr w:type="gramEnd"/>
      <w:r w:rsidRPr="000F2B5E">
        <w:rPr>
          <w:rFonts w:ascii="Arial" w:hAnsi="Arial" w:cs="Arial"/>
          <w:sz w:val="18"/>
          <w:szCs w:val="18"/>
          <w:lang w:val="en-GB"/>
          <w:rPrChange w:id="569"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70"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71"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72"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73"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74"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75"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76"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77"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78"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79"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80"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81"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82"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83"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84"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85"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86"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87"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88"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89"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90"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91"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92"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93"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94"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95"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96"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97"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598"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599"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00"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01"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02"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03"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04"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05"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06" w:author="Greenich Viper" w:date="2017-10-17T21:07:00Z">
            <w:rPr>
              <w:rFonts w:ascii="Arial" w:hAnsi="Arial" w:cs="Arial"/>
              <w:sz w:val="18"/>
              <w:szCs w:val="18"/>
              <w:highlight w:val="yellow"/>
              <w:lang w:val="en-GB"/>
            </w:rPr>
          </w:rPrChange>
        </w:rPr>
        <w:lastRenderedPageBreak/>
        <w:t>text</w:t>
      </w:r>
      <w:proofErr w:type="spellEnd"/>
      <w:r w:rsidRPr="000F2B5E">
        <w:rPr>
          <w:rFonts w:ascii="Arial" w:hAnsi="Arial" w:cs="Arial"/>
          <w:sz w:val="18"/>
          <w:szCs w:val="18"/>
          <w:lang w:val="en-GB"/>
          <w:rPrChange w:id="607"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08"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09"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10"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11"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12"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13"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14" w:author="Greenich Viper" w:date="2017-10-17T21:07:00Z">
            <w:rPr>
              <w:rFonts w:ascii="Arial" w:hAnsi="Arial" w:cs="Arial"/>
              <w:sz w:val="18"/>
              <w:szCs w:val="18"/>
              <w:highlight w:val="yellow"/>
              <w:lang w:val="en-GB"/>
            </w:rPr>
          </w:rPrChange>
        </w:rPr>
        <w:t>text</w:t>
      </w:r>
      <w:proofErr w:type="spellEnd"/>
    </w:p>
    <w:p w:rsidR="00061162" w:rsidRDefault="00061162" w:rsidP="00061162">
      <w:pPr>
        <w:widowControl w:val="0"/>
        <w:tabs>
          <w:tab w:val="left" w:pos="142"/>
        </w:tabs>
        <w:jc w:val="both"/>
        <w:rPr>
          <w:rFonts w:ascii="Arial" w:hAnsi="Arial" w:cs="Arial"/>
          <w:sz w:val="18"/>
          <w:szCs w:val="18"/>
          <w:lang w:val="en-GB"/>
        </w:rPr>
      </w:pPr>
      <w:r w:rsidRPr="000F2B5E">
        <w:rPr>
          <w:rFonts w:ascii="Arial" w:hAnsi="Arial" w:cs="Arial"/>
          <w:sz w:val="18"/>
          <w:szCs w:val="18"/>
          <w:lang w:val="en-GB"/>
          <w:rPrChange w:id="615" w:author="Greenich Viper" w:date="2017-10-17T21:07:00Z">
            <w:rPr>
              <w:rFonts w:ascii="Arial" w:hAnsi="Arial" w:cs="Arial"/>
              <w:sz w:val="18"/>
              <w:szCs w:val="18"/>
              <w:highlight w:val="yellow"/>
              <w:lang w:val="en-GB"/>
            </w:rPr>
          </w:rPrChange>
        </w:rPr>
        <w:tab/>
      </w:r>
      <w:proofErr w:type="gramStart"/>
      <w:r w:rsidRPr="000F2B5E">
        <w:rPr>
          <w:rFonts w:ascii="Arial" w:hAnsi="Arial" w:cs="Arial"/>
          <w:sz w:val="18"/>
          <w:szCs w:val="18"/>
          <w:lang w:val="en-GB"/>
          <w:rPrChange w:id="616" w:author="Greenich Viper" w:date="2017-10-17T21:07:00Z">
            <w:rPr>
              <w:rFonts w:ascii="Arial" w:hAnsi="Arial" w:cs="Arial"/>
              <w:sz w:val="18"/>
              <w:szCs w:val="18"/>
              <w:highlight w:val="yellow"/>
              <w:lang w:val="en-GB"/>
            </w:rPr>
          </w:rPrChange>
        </w:rPr>
        <w:t>text</w:t>
      </w:r>
      <w:proofErr w:type="gramEnd"/>
      <w:r w:rsidRPr="000F2B5E">
        <w:rPr>
          <w:rFonts w:ascii="Arial" w:hAnsi="Arial" w:cs="Arial"/>
          <w:sz w:val="18"/>
          <w:szCs w:val="18"/>
          <w:lang w:val="en-GB"/>
          <w:rPrChange w:id="617"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18"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19"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20"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21"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22"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23"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24"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25"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26"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27"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28"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29"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30"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31"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32"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33"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34"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35"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36"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37"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38"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39"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40"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41"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42"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43"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44"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45"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46"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47" w:author="Greenich Viper" w:date="2017-10-17T21:07:00Z">
            <w:rPr>
              <w:rFonts w:ascii="Arial" w:hAnsi="Arial" w:cs="Arial"/>
              <w:sz w:val="18"/>
              <w:szCs w:val="18"/>
              <w:highlight w:val="yellow"/>
              <w:lang w:val="en-GB"/>
            </w:rPr>
          </w:rPrChange>
        </w:rPr>
        <w:t xml:space="preserve"> </w:t>
      </w:r>
      <w:proofErr w:type="spellStart"/>
      <w:r w:rsidRPr="000F2B5E">
        <w:rPr>
          <w:rFonts w:ascii="Arial" w:hAnsi="Arial" w:cs="Arial"/>
          <w:sz w:val="18"/>
          <w:szCs w:val="18"/>
          <w:lang w:val="en-GB"/>
          <w:rPrChange w:id="648" w:author="Greenich Viper" w:date="2017-10-17T21:07:00Z">
            <w:rPr>
              <w:rFonts w:ascii="Arial" w:hAnsi="Arial" w:cs="Arial"/>
              <w:sz w:val="18"/>
              <w:szCs w:val="18"/>
              <w:highlight w:val="yellow"/>
              <w:lang w:val="en-GB"/>
            </w:rPr>
          </w:rPrChange>
        </w:rPr>
        <w:t>text</w:t>
      </w:r>
      <w:proofErr w:type="spellEnd"/>
      <w:r w:rsidRPr="000F2B5E">
        <w:rPr>
          <w:rFonts w:ascii="Arial" w:hAnsi="Arial" w:cs="Arial"/>
          <w:sz w:val="18"/>
          <w:szCs w:val="18"/>
          <w:lang w:val="en-GB"/>
          <w:rPrChange w:id="649" w:author="Greenich Viper" w:date="2017-10-17T21:07:00Z">
            <w:rPr>
              <w:rFonts w:ascii="Arial" w:hAnsi="Arial" w:cs="Arial"/>
              <w:sz w:val="18"/>
              <w:szCs w:val="18"/>
              <w:highlight w:val="yellow"/>
              <w:lang w:val="en-GB"/>
            </w:rPr>
          </w:rPrChange>
        </w:rPr>
        <w:t xml:space="preserve"> (Arial 9, </w:t>
      </w:r>
      <w:proofErr w:type="spellStart"/>
      <w:r w:rsidRPr="000F2B5E">
        <w:rPr>
          <w:rFonts w:ascii="Arial" w:hAnsi="Arial" w:cs="Arial"/>
          <w:sz w:val="18"/>
          <w:szCs w:val="18"/>
          <w:lang w:val="en-GB"/>
          <w:rPrChange w:id="650" w:author="Greenich Viper" w:date="2017-10-17T21:07:00Z">
            <w:rPr>
              <w:rFonts w:ascii="Arial" w:hAnsi="Arial" w:cs="Arial"/>
              <w:sz w:val="18"/>
              <w:szCs w:val="18"/>
              <w:highlight w:val="yellow"/>
              <w:lang w:val="en-GB"/>
            </w:rPr>
          </w:rPrChange>
        </w:rPr>
        <w:t>Blocksatz</w:t>
      </w:r>
      <w:proofErr w:type="spellEnd"/>
      <w:r w:rsidRPr="000F2B5E">
        <w:rPr>
          <w:rFonts w:ascii="Arial" w:hAnsi="Arial" w:cs="Arial"/>
          <w:sz w:val="18"/>
          <w:szCs w:val="18"/>
          <w:lang w:val="en-GB"/>
          <w:rPrChange w:id="651" w:author="Greenich Viper" w:date="2017-10-17T21:07:00Z">
            <w:rPr>
              <w:rFonts w:ascii="Arial" w:hAnsi="Arial" w:cs="Arial"/>
              <w:sz w:val="18"/>
              <w:szCs w:val="18"/>
              <w:highlight w:val="yellow"/>
              <w:lang w:val="en-GB"/>
            </w:rPr>
          </w:rPrChange>
        </w:rPr>
        <w:t>).</w:t>
      </w:r>
    </w:p>
    <w:p w:rsidR="00061162" w:rsidRDefault="00061162" w:rsidP="00376F1C">
      <w:pPr>
        <w:widowControl w:val="0"/>
        <w:tabs>
          <w:tab w:val="left" w:pos="142"/>
        </w:tabs>
        <w:jc w:val="both"/>
        <w:rPr>
          <w:rFonts w:ascii="Arial" w:hAnsi="Arial" w:cs="Arial"/>
          <w:lang w:val="en-GB"/>
        </w:rPr>
      </w:pPr>
    </w:p>
    <w:p w:rsidR="00061162" w:rsidRDefault="00061162" w:rsidP="00061162">
      <w:pPr>
        <w:widowControl w:val="0"/>
        <w:jc w:val="both"/>
        <w:rPr>
          <w:rFonts w:ascii="Arial" w:hAnsi="Arial" w:cs="Arial"/>
          <w:sz w:val="18"/>
          <w:szCs w:val="18"/>
          <w:lang w:val="en-US"/>
        </w:rPr>
      </w:pPr>
      <w:r>
        <w:rPr>
          <w:rFonts w:ascii="Arial" w:hAnsi="Arial" w:cs="Arial"/>
          <w:sz w:val="18"/>
          <w:szCs w:val="18"/>
          <w:lang w:val="en-US"/>
        </w:rPr>
        <w:t>3.</w:t>
      </w:r>
      <w:r w:rsidR="0050260A">
        <w:rPr>
          <w:rFonts w:ascii="Arial" w:hAnsi="Arial" w:cs="Arial"/>
          <w:sz w:val="18"/>
          <w:szCs w:val="18"/>
          <w:lang w:val="en-US"/>
        </w:rPr>
        <w:t>5</w:t>
      </w:r>
      <w:r>
        <w:rPr>
          <w:rFonts w:ascii="Arial" w:hAnsi="Arial" w:cs="Arial"/>
          <w:sz w:val="18"/>
          <w:szCs w:val="18"/>
          <w:lang w:val="en-US"/>
        </w:rPr>
        <w:t xml:space="preserve"> </w:t>
      </w:r>
      <w:r w:rsidR="0050260A">
        <w:rPr>
          <w:rFonts w:ascii="Arial" w:hAnsi="Arial" w:cs="Arial"/>
          <w:sz w:val="18"/>
          <w:szCs w:val="18"/>
          <w:lang w:val="en-US"/>
        </w:rPr>
        <w:t>Performance Requirements</w:t>
      </w:r>
    </w:p>
    <w:p w:rsidR="00A756EC" w:rsidRDefault="00A756EC" w:rsidP="00061162">
      <w:pPr>
        <w:widowControl w:val="0"/>
        <w:jc w:val="both"/>
        <w:rPr>
          <w:rFonts w:ascii="Arial" w:hAnsi="Arial" w:cs="Arial"/>
          <w:sz w:val="18"/>
          <w:szCs w:val="18"/>
          <w:lang w:val="en-US"/>
        </w:rPr>
      </w:pPr>
    </w:p>
    <w:p w:rsidR="00061162" w:rsidRDefault="00792577" w:rsidP="00061162">
      <w:pPr>
        <w:widowControl w:val="0"/>
        <w:tabs>
          <w:tab w:val="left" w:pos="142"/>
        </w:tabs>
        <w:jc w:val="both"/>
        <w:rPr>
          <w:rFonts w:ascii="Arial" w:hAnsi="Arial" w:cs="Arial"/>
          <w:sz w:val="18"/>
          <w:szCs w:val="18"/>
          <w:lang w:val="en-GB"/>
        </w:rPr>
      </w:pPr>
      <w:r>
        <w:rPr>
          <w:rFonts w:ascii="Arial" w:hAnsi="Arial" w:cs="Arial"/>
          <w:sz w:val="18"/>
          <w:szCs w:val="18"/>
          <w:lang w:val="en-GB"/>
        </w:rPr>
        <w:t>The methods being employed for image-to-geometry registration on mobile devices are depended on the required performance (i.e. computation) time of the algorithm as well as the methodological constraints of the application domain. While mobile graphics and computations made significant advances in recent years (see [</w:t>
      </w:r>
      <w:r w:rsidR="00DB0B24">
        <w:rPr>
          <w:rFonts w:ascii="Arial" w:hAnsi="Arial" w:cs="Arial"/>
          <w:sz w:val="18"/>
          <w:szCs w:val="18"/>
          <w:lang w:val="en-GB"/>
        </w:rPr>
        <w:t>Garcia2015</w:t>
      </w:r>
      <w:r>
        <w:rPr>
          <w:rFonts w:ascii="Arial" w:hAnsi="Arial" w:cs="Arial"/>
          <w:sz w:val="18"/>
          <w:szCs w:val="18"/>
          <w:lang w:val="en-GB"/>
        </w:rPr>
        <w:t>,</w:t>
      </w:r>
      <w:r w:rsidR="00DB0B24" w:rsidRPr="00DB0B24">
        <w:rPr>
          <w:lang w:val="en-US"/>
        </w:rPr>
        <w:t xml:space="preserve"> </w:t>
      </w:r>
      <w:r w:rsidR="00DB0B24" w:rsidRPr="00DB0B24">
        <w:rPr>
          <w:rFonts w:ascii="Arial" w:hAnsi="Arial" w:cs="Arial"/>
          <w:sz w:val="18"/>
          <w:szCs w:val="18"/>
          <w:lang w:val="en-GB"/>
        </w:rPr>
        <w:t>Kehl2015a</w:t>
      </w:r>
      <w:r w:rsidR="00DB0B24">
        <w:rPr>
          <w:rFonts w:ascii="Arial" w:hAnsi="Arial" w:cs="Arial"/>
          <w:sz w:val="18"/>
          <w:szCs w:val="18"/>
          <w:lang w:val="en-GB"/>
        </w:rPr>
        <w:t>,</w:t>
      </w:r>
      <w:r w:rsidR="00DB2D56">
        <w:rPr>
          <w:rFonts w:ascii="Arial" w:hAnsi="Arial" w:cs="Arial"/>
          <w:sz w:val="18"/>
          <w:szCs w:val="18"/>
          <w:lang w:val="en-GB"/>
        </w:rPr>
        <w:t xml:space="preserve"> </w:t>
      </w:r>
      <w:r w:rsidR="00DB0B24">
        <w:rPr>
          <w:rFonts w:ascii="Arial" w:hAnsi="Arial" w:cs="Arial"/>
          <w:sz w:val="18"/>
          <w:szCs w:val="18"/>
          <w:lang w:val="en-GB"/>
        </w:rPr>
        <w:t>Agus2017</w:t>
      </w:r>
      <w:r>
        <w:rPr>
          <w:rFonts w:ascii="Arial" w:hAnsi="Arial" w:cs="Arial"/>
          <w:sz w:val="18"/>
          <w:szCs w:val="18"/>
          <w:lang w:val="en-GB"/>
        </w:rPr>
        <w:t>]), a major problem is to scale up lab-sized results (with respect to 3D model- and image size) to actual application demands. This is because mobile devices are memory-limited – in strict contrast to most desktop- and laptop computing platforms.</w:t>
      </w:r>
    </w:p>
    <w:p w:rsidR="00061162" w:rsidRDefault="00061162" w:rsidP="00061162">
      <w:pPr>
        <w:widowControl w:val="0"/>
        <w:tabs>
          <w:tab w:val="left" w:pos="142"/>
        </w:tabs>
        <w:jc w:val="both"/>
        <w:rPr>
          <w:rFonts w:ascii="Arial" w:hAnsi="Arial" w:cs="Arial"/>
          <w:sz w:val="18"/>
          <w:szCs w:val="18"/>
          <w:lang w:val="en-GB"/>
        </w:rPr>
      </w:pPr>
      <w:r>
        <w:rPr>
          <w:rFonts w:ascii="Arial" w:hAnsi="Arial" w:cs="Arial"/>
          <w:sz w:val="18"/>
          <w:szCs w:val="18"/>
          <w:lang w:val="en-GB"/>
        </w:rPr>
        <w:tab/>
      </w:r>
      <w:r w:rsidR="00792577">
        <w:rPr>
          <w:rFonts w:ascii="Arial" w:hAnsi="Arial" w:cs="Arial"/>
          <w:sz w:val="18"/>
          <w:szCs w:val="18"/>
          <w:lang w:val="en-GB"/>
        </w:rPr>
        <w:t xml:space="preserve">In cases where the application constraints allow </w:t>
      </w:r>
      <w:proofErr w:type="gramStart"/>
      <w:r w:rsidR="00792577">
        <w:rPr>
          <w:rFonts w:ascii="Arial" w:hAnsi="Arial" w:cs="Arial"/>
          <w:sz w:val="18"/>
          <w:szCs w:val="18"/>
          <w:lang w:val="en-GB"/>
        </w:rPr>
        <w:t>to use</w:t>
      </w:r>
      <w:proofErr w:type="gramEnd"/>
      <w:r w:rsidR="00792577">
        <w:rPr>
          <w:rFonts w:ascii="Arial" w:hAnsi="Arial" w:cs="Arial"/>
          <w:sz w:val="18"/>
          <w:szCs w:val="18"/>
          <w:lang w:val="en-GB"/>
        </w:rPr>
        <w:t xml:space="preserve"> the mobile device as plain input sensor and output presentation platform, it is common to use the </w:t>
      </w:r>
      <w:proofErr w:type="spellStart"/>
      <w:r w:rsidR="00792577">
        <w:rPr>
          <w:rFonts w:ascii="Arial" w:hAnsi="Arial" w:cs="Arial"/>
          <w:sz w:val="18"/>
          <w:szCs w:val="18"/>
          <w:lang w:val="en-GB"/>
        </w:rPr>
        <w:t>WiFi</w:t>
      </w:r>
      <w:proofErr w:type="spellEnd"/>
      <w:r w:rsidR="00792577">
        <w:rPr>
          <w:rFonts w:ascii="Arial" w:hAnsi="Arial" w:cs="Arial"/>
          <w:sz w:val="18"/>
          <w:szCs w:val="18"/>
          <w:lang w:val="en-GB"/>
        </w:rPr>
        <w:t xml:space="preserve"> connection for image- and sensor data transmission while the actual processing is being done on a remote server. Examples for this approach can be found in </w:t>
      </w:r>
      <w:proofErr w:type="spellStart"/>
      <w:r w:rsidR="00792577">
        <w:rPr>
          <w:rFonts w:ascii="Arial" w:hAnsi="Arial" w:cs="Arial"/>
          <w:sz w:val="18"/>
          <w:szCs w:val="18"/>
          <w:lang w:val="en-GB"/>
        </w:rPr>
        <w:t>SfM</w:t>
      </w:r>
      <w:proofErr w:type="spellEnd"/>
      <w:r w:rsidR="00792577">
        <w:rPr>
          <w:rFonts w:ascii="Arial" w:hAnsi="Arial" w:cs="Arial"/>
          <w:sz w:val="18"/>
          <w:szCs w:val="18"/>
          <w:lang w:val="en-GB"/>
        </w:rPr>
        <w:t xml:space="preserve"> reconstruction [</w:t>
      </w:r>
      <w:r w:rsidR="008D1AAA" w:rsidRPr="008D1AAA">
        <w:rPr>
          <w:rFonts w:ascii="Arial" w:hAnsi="Arial" w:cs="Arial"/>
          <w:sz w:val="18"/>
          <w:szCs w:val="18"/>
          <w:lang w:val="en-GB"/>
        </w:rPr>
        <w:t>Fritsch2015</w:t>
      </w:r>
      <w:r w:rsidR="00792577">
        <w:rPr>
          <w:rFonts w:ascii="Arial" w:hAnsi="Arial" w:cs="Arial"/>
          <w:sz w:val="18"/>
          <w:szCs w:val="18"/>
          <w:lang w:val="en-GB"/>
        </w:rPr>
        <w:t>], mobile rendering [</w:t>
      </w:r>
      <w:r w:rsidR="008D1AAA" w:rsidRPr="008D1AAA">
        <w:rPr>
          <w:rFonts w:ascii="Arial" w:hAnsi="Arial" w:cs="Arial"/>
          <w:sz w:val="18"/>
          <w:szCs w:val="18"/>
          <w:lang w:val="en-GB"/>
        </w:rPr>
        <w:t>Ponchio2016</w:t>
      </w:r>
      <w:r w:rsidR="00792577">
        <w:rPr>
          <w:rFonts w:ascii="Arial" w:hAnsi="Arial" w:cs="Arial"/>
          <w:sz w:val="18"/>
          <w:szCs w:val="18"/>
          <w:lang w:val="en-GB"/>
        </w:rPr>
        <w:t>].</w:t>
      </w:r>
      <w:r w:rsidR="002E7A0C">
        <w:rPr>
          <w:rFonts w:ascii="Arial" w:hAnsi="Arial" w:cs="Arial"/>
          <w:sz w:val="18"/>
          <w:szCs w:val="18"/>
          <w:lang w:val="en-GB"/>
        </w:rPr>
        <w:t xml:space="preserve"> </w:t>
      </w:r>
      <w:r w:rsidR="002E7A0C" w:rsidRPr="00C35850">
        <w:rPr>
          <w:rFonts w:ascii="Arial" w:hAnsi="Arial" w:cs="Arial"/>
          <w:sz w:val="18"/>
          <w:szCs w:val="18"/>
          <w:highlight w:val="magenta"/>
          <w:lang w:val="en-GB"/>
        </w:rPr>
        <w:t>[</w:t>
      </w:r>
      <w:commentRangeStart w:id="652"/>
      <w:r w:rsidR="002E7A0C" w:rsidRPr="00C35850">
        <w:rPr>
          <w:rFonts w:ascii="Arial" w:hAnsi="Arial" w:cs="Arial"/>
          <w:sz w:val="18"/>
          <w:szCs w:val="18"/>
          <w:highlight w:val="magenta"/>
          <w:lang w:val="en-GB"/>
        </w:rPr>
        <w:t>MELANIE: HOW DO YOU EMPLOY THE WEB ARCHITECTURE?</w:t>
      </w:r>
      <w:r w:rsidR="005D5C6B">
        <w:rPr>
          <w:rFonts w:ascii="Arial" w:hAnsi="Arial" w:cs="Arial"/>
          <w:sz w:val="18"/>
          <w:szCs w:val="18"/>
          <w:highlight w:val="magenta"/>
          <w:lang w:val="en-GB"/>
        </w:rPr>
        <w:t xml:space="preserve"> – or is it currently only ‘in-plan’</w:t>
      </w:r>
      <w:commentRangeEnd w:id="652"/>
      <w:r w:rsidR="003A6FA0">
        <w:rPr>
          <w:rStyle w:val="Kommentarzeichen"/>
        </w:rPr>
        <w:commentReference w:id="652"/>
      </w:r>
      <w:r w:rsidR="002E7A0C" w:rsidRPr="00C35850">
        <w:rPr>
          <w:rFonts w:ascii="Arial" w:hAnsi="Arial" w:cs="Arial"/>
          <w:sz w:val="18"/>
          <w:szCs w:val="18"/>
          <w:highlight w:val="magenta"/>
          <w:lang w:val="en-GB"/>
        </w:rPr>
        <w:t>]</w:t>
      </w:r>
      <w:r w:rsidR="002E7A0C">
        <w:rPr>
          <w:rFonts w:ascii="Arial" w:hAnsi="Arial" w:cs="Arial"/>
          <w:sz w:val="18"/>
          <w:szCs w:val="18"/>
          <w:lang w:val="en-GB"/>
        </w:rPr>
        <w:t>. The possibility of using network connectivity also reduces the energy consumption of the registration process on the mobile devices itself, which makes sensor tracking more viable for increasing the location- and orientation accuracy. The specific challenge is then to define a trade-off between network transmission load and tasks that are done locally on the device.</w:t>
      </w:r>
    </w:p>
    <w:p w:rsidR="00713530" w:rsidRDefault="00061162" w:rsidP="007128C4">
      <w:pPr>
        <w:widowControl w:val="0"/>
        <w:tabs>
          <w:tab w:val="left" w:pos="142"/>
        </w:tabs>
        <w:jc w:val="both"/>
        <w:rPr>
          <w:rFonts w:ascii="Arial" w:hAnsi="Arial" w:cs="Arial"/>
          <w:sz w:val="18"/>
          <w:szCs w:val="18"/>
          <w:lang w:val="en-GB"/>
        </w:rPr>
      </w:pPr>
      <w:r>
        <w:rPr>
          <w:rFonts w:ascii="Arial" w:hAnsi="Arial" w:cs="Arial"/>
          <w:sz w:val="18"/>
          <w:szCs w:val="18"/>
          <w:lang w:val="en-GB"/>
        </w:rPr>
        <w:tab/>
      </w:r>
      <w:r w:rsidR="00713530">
        <w:rPr>
          <w:rFonts w:ascii="Arial" w:hAnsi="Arial" w:cs="Arial"/>
          <w:sz w:val="18"/>
          <w:szCs w:val="18"/>
          <w:lang w:val="en-GB"/>
        </w:rPr>
        <w:t xml:space="preserve">In cases where network connectivity is not available or not being used, performance is a much more limiting factor of what can </w:t>
      </w:r>
      <w:r w:rsidR="00BE789F">
        <w:rPr>
          <w:rFonts w:ascii="Arial" w:hAnsi="Arial" w:cs="Arial"/>
          <w:sz w:val="18"/>
          <w:szCs w:val="18"/>
          <w:lang w:val="en-GB"/>
        </w:rPr>
        <w:t xml:space="preserve">algorithmically </w:t>
      </w:r>
      <w:r w:rsidR="00713530">
        <w:rPr>
          <w:rFonts w:ascii="Arial" w:hAnsi="Arial" w:cs="Arial"/>
          <w:sz w:val="18"/>
          <w:szCs w:val="18"/>
          <w:lang w:val="en-GB"/>
        </w:rPr>
        <w:t xml:space="preserve">be achieved. </w:t>
      </w:r>
      <w:r w:rsidR="007128C4">
        <w:rPr>
          <w:rFonts w:ascii="Arial" w:hAnsi="Arial" w:cs="Arial"/>
          <w:sz w:val="18"/>
          <w:szCs w:val="18"/>
          <w:lang w:val="en-GB"/>
        </w:rPr>
        <w:t>The computational complexity of f</w:t>
      </w:r>
      <w:r w:rsidR="00713530">
        <w:rPr>
          <w:rFonts w:ascii="Arial" w:hAnsi="Arial" w:cs="Arial"/>
          <w:sz w:val="18"/>
          <w:szCs w:val="18"/>
          <w:lang w:val="en-GB"/>
        </w:rPr>
        <w:t xml:space="preserve">eature-based geometry is </w:t>
      </w:r>
      <w:r w:rsidR="007128C4">
        <w:rPr>
          <w:rFonts w:ascii="Arial" w:hAnsi="Arial" w:cs="Arial"/>
          <w:sz w:val="18"/>
          <w:szCs w:val="18"/>
          <w:lang w:val="en-GB"/>
        </w:rPr>
        <w:t>linked to the image resolution</w:t>
      </w:r>
      <w:r w:rsidR="00BE789F">
        <w:rPr>
          <w:rFonts w:ascii="Arial" w:hAnsi="Arial" w:cs="Arial"/>
          <w:sz w:val="18"/>
          <w:szCs w:val="18"/>
          <w:lang w:val="en-GB"/>
        </w:rPr>
        <w:t xml:space="preserve"> (see </w:t>
      </w:r>
      <w:r w:rsidR="00D00E53">
        <w:rPr>
          <w:rFonts w:ascii="Arial" w:hAnsi="Arial" w:cs="Arial"/>
          <w:sz w:val="18"/>
          <w:szCs w:val="18"/>
          <w:highlight w:val="red"/>
          <w:lang w:val="en-GB"/>
        </w:rPr>
        <w:t>fig.</w:t>
      </w:r>
      <w:r w:rsidR="00D00E53" w:rsidRPr="00C35850">
        <w:rPr>
          <w:rFonts w:ascii="Arial" w:hAnsi="Arial" w:cs="Arial"/>
          <w:sz w:val="18"/>
          <w:szCs w:val="18"/>
          <w:highlight w:val="red"/>
          <w:lang w:val="en-GB"/>
        </w:rPr>
        <w:t xml:space="preserve"> </w:t>
      </w:r>
      <w:r w:rsidR="00852CB1">
        <w:rPr>
          <w:rFonts w:ascii="Arial" w:hAnsi="Arial" w:cs="Arial"/>
          <w:sz w:val="18"/>
          <w:szCs w:val="18"/>
          <w:lang w:val="en-GB"/>
        </w:rPr>
        <w:t>3-5</w:t>
      </w:r>
      <w:r w:rsidR="00BE789F">
        <w:rPr>
          <w:rFonts w:ascii="Arial" w:hAnsi="Arial" w:cs="Arial"/>
          <w:sz w:val="18"/>
          <w:szCs w:val="18"/>
          <w:lang w:val="en-GB"/>
        </w:rPr>
        <w:t>)</w:t>
      </w:r>
      <w:r w:rsidR="005D5C6B">
        <w:rPr>
          <w:rFonts w:ascii="Arial" w:hAnsi="Arial" w:cs="Arial"/>
          <w:sz w:val="18"/>
          <w:szCs w:val="18"/>
          <w:lang w:val="en-GB"/>
        </w:rPr>
        <w:t xml:space="preserve"> and size of the 3D surface model</w:t>
      </w:r>
      <w:r w:rsidR="007128C4">
        <w:rPr>
          <w:rFonts w:ascii="Arial" w:hAnsi="Arial" w:cs="Arial"/>
          <w:sz w:val="18"/>
          <w:szCs w:val="18"/>
          <w:lang w:val="en-GB"/>
        </w:rPr>
        <w:t>.</w:t>
      </w:r>
      <w:r w:rsidR="00BE789F">
        <w:rPr>
          <w:rFonts w:ascii="Arial" w:hAnsi="Arial" w:cs="Arial"/>
          <w:sz w:val="18"/>
          <w:szCs w:val="18"/>
          <w:lang w:val="en-GB"/>
        </w:rPr>
        <w:t xml:space="preserve"> The effect is commonly mitigated on desktop hardware due to CPU vectori</w:t>
      </w:r>
      <w:r w:rsidR="00652D66">
        <w:rPr>
          <w:rFonts w:ascii="Arial" w:hAnsi="Arial" w:cs="Arial"/>
          <w:sz w:val="18"/>
          <w:szCs w:val="18"/>
          <w:lang w:val="en-GB"/>
        </w:rPr>
        <w:t>s</w:t>
      </w:r>
      <w:r w:rsidR="00BE789F">
        <w:rPr>
          <w:rFonts w:ascii="Arial" w:hAnsi="Arial" w:cs="Arial"/>
          <w:sz w:val="18"/>
          <w:szCs w:val="18"/>
          <w:lang w:val="en-GB"/>
        </w:rPr>
        <w:t>ation, SSE instructions and GPU-based image filtering, which are not available on mobile hardware architectures. Lower-resolution images speed up the calculation but also result in less-accurate feature matching in general. Furthermore, the rendering of the 3D model – marginally contributing to the computation runtime on desktops – is slow and restrictive (in terms of model size) on mobile devices, meaning that it contributes majorly to the algorithmic runtime (see table XYZ). The computational complexity relates to a given energy budget used to register an image</w:t>
      </w:r>
      <w:r w:rsidR="00652D66">
        <w:rPr>
          <w:rFonts w:ascii="Arial" w:hAnsi="Arial" w:cs="Arial"/>
          <w:sz w:val="18"/>
          <w:szCs w:val="18"/>
          <w:lang w:val="en-GB"/>
        </w:rPr>
        <w:t xml:space="preserve"> (see tablet XYZ)</w:t>
      </w:r>
      <w:r w:rsidR="00BE789F">
        <w:rPr>
          <w:rFonts w:ascii="Arial" w:hAnsi="Arial" w:cs="Arial"/>
          <w:sz w:val="18"/>
          <w:szCs w:val="18"/>
          <w:lang w:val="en-GB"/>
        </w:rPr>
        <w:t xml:space="preserve">, which is a drawback for </w:t>
      </w:r>
      <w:r w:rsidR="00652D66">
        <w:rPr>
          <w:rFonts w:ascii="Arial" w:hAnsi="Arial" w:cs="Arial"/>
          <w:sz w:val="18"/>
          <w:szCs w:val="18"/>
          <w:lang w:val="en-GB"/>
        </w:rPr>
        <w:t>extended</w:t>
      </w:r>
      <w:r w:rsidR="00BE789F">
        <w:rPr>
          <w:rFonts w:ascii="Arial" w:hAnsi="Arial" w:cs="Arial"/>
          <w:sz w:val="18"/>
          <w:szCs w:val="18"/>
          <w:lang w:val="en-GB"/>
        </w:rPr>
        <w:t xml:space="preserve"> u</w:t>
      </w:r>
      <w:r w:rsidR="00652D66">
        <w:rPr>
          <w:rFonts w:ascii="Arial" w:hAnsi="Arial" w:cs="Arial"/>
          <w:sz w:val="18"/>
          <w:szCs w:val="18"/>
          <w:lang w:val="en-GB"/>
        </w:rPr>
        <w:t>tilisation</w:t>
      </w:r>
      <w:r w:rsidR="00BE789F">
        <w:rPr>
          <w:rFonts w:ascii="Arial" w:hAnsi="Arial" w:cs="Arial"/>
          <w:sz w:val="18"/>
          <w:szCs w:val="18"/>
          <w:lang w:val="en-GB"/>
        </w:rPr>
        <w:t xml:space="preserve"> of the technology for some application domains</w:t>
      </w:r>
      <w:r w:rsidR="00652D66">
        <w:rPr>
          <w:rFonts w:ascii="Arial" w:hAnsi="Arial" w:cs="Arial"/>
          <w:sz w:val="18"/>
          <w:szCs w:val="18"/>
          <w:lang w:val="en-GB"/>
        </w:rPr>
        <w:t>.</w:t>
      </w:r>
    </w:p>
    <w:p w:rsidR="00061162" w:rsidRDefault="00061162" w:rsidP="00376F1C">
      <w:pPr>
        <w:widowControl w:val="0"/>
        <w:tabs>
          <w:tab w:val="left" w:pos="142"/>
        </w:tabs>
        <w:jc w:val="both"/>
        <w:rPr>
          <w:rFonts w:ascii="Arial" w:hAnsi="Arial" w:cs="Arial"/>
          <w:lang w:val="en-GB"/>
        </w:rPr>
      </w:pPr>
    </w:p>
    <w:p w:rsidR="00D00E53" w:rsidRDefault="00B47BF9" w:rsidP="00C35850">
      <w:pPr>
        <w:widowControl w:val="0"/>
        <w:tabs>
          <w:tab w:val="left" w:pos="142"/>
        </w:tabs>
        <w:jc w:val="center"/>
        <w:rPr>
          <w:rFonts w:ascii="Arial" w:hAnsi="Arial" w:cs="Arial"/>
          <w:lang w:val="en-GB"/>
        </w:rPr>
      </w:pPr>
      <w:commentRangeStart w:id="653"/>
      <w:r>
        <w:rPr>
          <w:rFonts w:ascii="Arial" w:hAnsi="Arial" w:cs="Arial"/>
          <w:noProof/>
        </w:rPr>
        <w:drawing>
          <wp:inline distT="0" distB="0" distL="0" distR="0">
            <wp:extent cx="4203700" cy="1116330"/>
            <wp:effectExtent l="19050" t="0" r="6350" b="0"/>
            <wp:docPr id="6" name="Bild 6" descr="measurements_performance_imag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asurements_performance_imageSize"/>
                    <pic:cNvPicPr>
                      <a:picLocks noChangeAspect="1" noChangeArrowheads="1"/>
                    </pic:cNvPicPr>
                  </pic:nvPicPr>
                  <pic:blipFill>
                    <a:blip r:embed="rId16" cstate="print"/>
                    <a:srcRect/>
                    <a:stretch>
                      <a:fillRect/>
                    </a:stretch>
                  </pic:blipFill>
                  <pic:spPr bwMode="auto">
                    <a:xfrm>
                      <a:off x="0" y="0"/>
                      <a:ext cx="4203700" cy="1116330"/>
                    </a:xfrm>
                    <a:prstGeom prst="rect">
                      <a:avLst/>
                    </a:prstGeom>
                    <a:noFill/>
                    <a:ln w="9525">
                      <a:noFill/>
                      <a:miter lim="800000"/>
                      <a:headEnd/>
                      <a:tailEnd/>
                    </a:ln>
                  </pic:spPr>
                </pic:pic>
              </a:graphicData>
            </a:graphic>
          </wp:inline>
        </w:drawing>
      </w:r>
      <w:commentRangeEnd w:id="653"/>
      <w:r w:rsidR="00462479">
        <w:rPr>
          <w:rStyle w:val="Kommentarzeichen"/>
        </w:rPr>
        <w:commentReference w:id="653"/>
      </w:r>
    </w:p>
    <w:p w:rsidR="00B06A8C" w:rsidRPr="00295F10" w:rsidRDefault="00B06A8C" w:rsidP="00B06A8C">
      <w:pPr>
        <w:widowControl w:val="0"/>
        <w:rPr>
          <w:rFonts w:ascii="Arial" w:hAnsi="Arial" w:cs="Arial"/>
          <w:lang w:val="en-US"/>
        </w:rPr>
      </w:pPr>
      <w:del w:id="654" w:author="ms699852" w:date="2017-10-17T18:38:00Z">
        <w:r w:rsidRPr="00C35850" w:rsidDel="00B974D8">
          <w:rPr>
            <w:rFonts w:ascii="Arial" w:hAnsi="Arial" w:cs="Arial"/>
            <w:b/>
            <w:bCs/>
            <w:sz w:val="18"/>
            <w:szCs w:val="18"/>
            <w:lang w:val="en-US"/>
          </w:rPr>
          <w:lastRenderedPageBreak/>
          <w:delText>Fig</w:delText>
        </w:r>
      </w:del>
      <w:proofErr w:type="gramStart"/>
      <w:ins w:id="655" w:author="ms699852" w:date="2017-10-17T18:38:00Z">
        <w:r w:rsidR="00B974D8">
          <w:rPr>
            <w:rFonts w:ascii="Arial" w:hAnsi="Arial" w:cs="Arial"/>
            <w:b/>
            <w:bCs/>
            <w:sz w:val="18"/>
            <w:szCs w:val="18"/>
            <w:lang w:val="en-US"/>
          </w:rPr>
          <w:t>Tab</w:t>
        </w:r>
      </w:ins>
      <w:r w:rsidRPr="00C35850">
        <w:rPr>
          <w:rFonts w:ascii="Arial" w:hAnsi="Arial" w:cs="Arial"/>
          <w:b/>
          <w:bCs/>
          <w:sz w:val="18"/>
          <w:szCs w:val="18"/>
          <w:lang w:val="en-US"/>
        </w:rPr>
        <w:t xml:space="preserve">. </w:t>
      </w:r>
      <w:ins w:id="656" w:author="ms699852" w:date="2017-10-17T18:38:00Z">
        <w:r w:rsidR="00B974D8">
          <w:rPr>
            <w:rFonts w:ascii="Arial" w:hAnsi="Arial" w:cs="Arial"/>
            <w:b/>
            <w:bCs/>
            <w:sz w:val="18"/>
            <w:szCs w:val="18"/>
            <w:lang w:val="en-US"/>
          </w:rPr>
          <w:t>1</w:t>
        </w:r>
      </w:ins>
      <w:del w:id="657" w:author="ms699852" w:date="2017-10-17T18:38:00Z">
        <w:r w:rsidRPr="00C35850" w:rsidDel="00B974D8">
          <w:rPr>
            <w:rFonts w:ascii="Arial" w:hAnsi="Arial" w:cs="Arial"/>
            <w:b/>
            <w:bCs/>
            <w:sz w:val="18"/>
            <w:szCs w:val="18"/>
            <w:lang w:val="en-US"/>
          </w:rPr>
          <w:delText>3</w:delText>
        </w:r>
      </w:del>
      <w:r w:rsidRPr="00C35850">
        <w:rPr>
          <w:rFonts w:ascii="Arial" w:hAnsi="Arial" w:cs="Arial"/>
          <w:b/>
          <w:bCs/>
          <w:sz w:val="18"/>
          <w:szCs w:val="18"/>
          <w:lang w:val="en-US"/>
        </w:rPr>
        <w:t>.</w:t>
      </w:r>
      <w:proofErr w:type="gramEnd"/>
      <w:r w:rsidRPr="00C35850">
        <w:rPr>
          <w:rFonts w:ascii="Arial" w:hAnsi="Arial" w:cs="Arial"/>
          <w:sz w:val="18"/>
          <w:szCs w:val="18"/>
          <w:lang w:val="en-US"/>
        </w:rPr>
        <w:t xml:space="preserve"> </w:t>
      </w:r>
      <w:r>
        <w:rPr>
          <w:rFonts w:ascii="Arial" w:hAnsi="Arial" w:cs="Arial"/>
          <w:sz w:val="18"/>
          <w:szCs w:val="18"/>
          <w:lang w:val="en-GB"/>
        </w:rPr>
        <w:t>Computation performance, comparing different image resolutions scales and their computational impact while keeping the model size fixed.</w:t>
      </w:r>
    </w:p>
    <w:p w:rsidR="00D00E53" w:rsidRPr="00C35850" w:rsidRDefault="00D00E53" w:rsidP="00376F1C">
      <w:pPr>
        <w:widowControl w:val="0"/>
        <w:tabs>
          <w:tab w:val="left" w:pos="142"/>
        </w:tabs>
        <w:jc w:val="both"/>
        <w:rPr>
          <w:rFonts w:ascii="Arial" w:hAnsi="Arial" w:cs="Arial"/>
          <w:lang w:val="en-US"/>
        </w:rPr>
      </w:pPr>
    </w:p>
    <w:p w:rsidR="00D00E53" w:rsidRDefault="00B47BF9" w:rsidP="00C35850">
      <w:pPr>
        <w:widowControl w:val="0"/>
        <w:tabs>
          <w:tab w:val="left" w:pos="142"/>
        </w:tabs>
        <w:jc w:val="center"/>
        <w:rPr>
          <w:rFonts w:ascii="Arial" w:hAnsi="Arial" w:cs="Arial"/>
          <w:lang w:val="en-GB"/>
        </w:rPr>
      </w:pPr>
      <w:r>
        <w:rPr>
          <w:rFonts w:ascii="Arial" w:hAnsi="Arial" w:cs="Arial"/>
          <w:noProof/>
        </w:rPr>
        <w:drawing>
          <wp:inline distT="0" distB="0" distL="0" distR="0">
            <wp:extent cx="4109085" cy="653415"/>
            <wp:effectExtent l="19050" t="0" r="5715" b="0"/>
            <wp:docPr id="7" name="Bild 7" descr="measurements_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surements_lowRes"/>
                    <pic:cNvPicPr>
                      <a:picLocks noChangeAspect="1" noChangeArrowheads="1"/>
                    </pic:cNvPicPr>
                  </pic:nvPicPr>
                  <pic:blipFill>
                    <a:blip r:embed="rId17" cstate="print"/>
                    <a:srcRect/>
                    <a:stretch>
                      <a:fillRect/>
                    </a:stretch>
                  </pic:blipFill>
                  <pic:spPr bwMode="auto">
                    <a:xfrm>
                      <a:off x="0" y="0"/>
                      <a:ext cx="4109085" cy="653415"/>
                    </a:xfrm>
                    <a:prstGeom prst="rect">
                      <a:avLst/>
                    </a:prstGeom>
                    <a:noFill/>
                    <a:ln w="9525">
                      <a:noFill/>
                      <a:miter lim="800000"/>
                      <a:headEnd/>
                      <a:tailEnd/>
                    </a:ln>
                  </pic:spPr>
                </pic:pic>
              </a:graphicData>
            </a:graphic>
          </wp:inline>
        </w:drawing>
      </w:r>
    </w:p>
    <w:p w:rsidR="00B06A8C" w:rsidRPr="00295F10" w:rsidRDefault="00B06A8C" w:rsidP="00B974D8">
      <w:pPr>
        <w:widowControl w:val="0"/>
        <w:spacing w:before="120"/>
        <w:rPr>
          <w:rFonts w:ascii="Arial" w:hAnsi="Arial" w:cs="Arial"/>
          <w:lang w:val="en-US"/>
        </w:rPr>
        <w:pPrChange w:id="658" w:author="ms699852" w:date="2017-10-17T18:38:00Z">
          <w:pPr>
            <w:widowControl w:val="0"/>
          </w:pPr>
        </w:pPrChange>
      </w:pPr>
      <w:del w:id="659" w:author="ms699852" w:date="2017-10-17T18:38:00Z">
        <w:r w:rsidRPr="00C35850" w:rsidDel="00B974D8">
          <w:rPr>
            <w:rFonts w:ascii="Arial" w:hAnsi="Arial" w:cs="Arial"/>
            <w:b/>
            <w:bCs/>
            <w:sz w:val="18"/>
            <w:szCs w:val="18"/>
            <w:lang w:val="en-US"/>
          </w:rPr>
          <w:delText>Fig</w:delText>
        </w:r>
      </w:del>
      <w:proofErr w:type="gramStart"/>
      <w:ins w:id="660" w:author="ms699852" w:date="2017-10-17T18:38:00Z">
        <w:r w:rsidR="00B974D8">
          <w:rPr>
            <w:rFonts w:ascii="Arial" w:hAnsi="Arial" w:cs="Arial"/>
            <w:b/>
            <w:bCs/>
            <w:sz w:val="18"/>
            <w:szCs w:val="18"/>
            <w:lang w:val="en-US"/>
          </w:rPr>
          <w:t>Tab</w:t>
        </w:r>
      </w:ins>
      <w:r w:rsidRPr="00C35850">
        <w:rPr>
          <w:rFonts w:ascii="Arial" w:hAnsi="Arial" w:cs="Arial"/>
          <w:b/>
          <w:bCs/>
          <w:sz w:val="18"/>
          <w:szCs w:val="18"/>
          <w:lang w:val="en-US"/>
        </w:rPr>
        <w:t xml:space="preserve">. </w:t>
      </w:r>
      <w:del w:id="661" w:author="ms699852" w:date="2017-10-17T18:38:00Z">
        <w:r w:rsidRPr="00C35850" w:rsidDel="00B974D8">
          <w:rPr>
            <w:rFonts w:ascii="Arial" w:hAnsi="Arial" w:cs="Arial"/>
            <w:b/>
            <w:bCs/>
            <w:sz w:val="18"/>
            <w:szCs w:val="18"/>
            <w:lang w:val="en-US"/>
          </w:rPr>
          <w:delText>4</w:delText>
        </w:r>
      </w:del>
      <w:ins w:id="662" w:author="ms699852" w:date="2017-10-17T18:38:00Z">
        <w:r w:rsidR="00B974D8">
          <w:rPr>
            <w:rFonts w:ascii="Arial" w:hAnsi="Arial" w:cs="Arial"/>
            <w:b/>
            <w:bCs/>
            <w:sz w:val="18"/>
            <w:szCs w:val="18"/>
            <w:lang w:val="en-US"/>
          </w:rPr>
          <w:t>2</w:t>
        </w:r>
      </w:ins>
      <w:r w:rsidRPr="00C35850">
        <w:rPr>
          <w:rFonts w:ascii="Arial" w:hAnsi="Arial" w:cs="Arial"/>
          <w:b/>
          <w:bCs/>
          <w:sz w:val="18"/>
          <w:szCs w:val="18"/>
          <w:lang w:val="en-US"/>
        </w:rPr>
        <w:t>.</w:t>
      </w:r>
      <w:proofErr w:type="gramEnd"/>
      <w:r w:rsidRPr="00C35850">
        <w:rPr>
          <w:rFonts w:ascii="Arial" w:hAnsi="Arial" w:cs="Arial"/>
          <w:sz w:val="18"/>
          <w:szCs w:val="18"/>
          <w:lang w:val="en-US"/>
        </w:rPr>
        <w:t xml:space="preserve"> </w:t>
      </w:r>
      <w:r>
        <w:rPr>
          <w:rFonts w:ascii="Arial" w:hAnsi="Arial" w:cs="Arial"/>
          <w:sz w:val="18"/>
          <w:szCs w:val="18"/>
          <w:lang w:val="en-GB"/>
        </w:rPr>
        <w:t>Computation performance for registering half-resolution images to low-resolution models (running on the majority of tablets interactively)</w:t>
      </w:r>
    </w:p>
    <w:p w:rsidR="00D00E53" w:rsidRPr="00C35850" w:rsidRDefault="00D00E53" w:rsidP="00C35850">
      <w:pPr>
        <w:widowControl w:val="0"/>
        <w:tabs>
          <w:tab w:val="left" w:pos="142"/>
        </w:tabs>
        <w:jc w:val="center"/>
        <w:rPr>
          <w:rFonts w:ascii="Arial" w:hAnsi="Arial" w:cs="Arial"/>
          <w:lang w:val="en-US"/>
        </w:rPr>
      </w:pPr>
    </w:p>
    <w:p w:rsidR="00D00E53" w:rsidRDefault="00B47BF9" w:rsidP="00C35850">
      <w:pPr>
        <w:widowControl w:val="0"/>
        <w:tabs>
          <w:tab w:val="left" w:pos="142"/>
        </w:tabs>
        <w:jc w:val="center"/>
        <w:rPr>
          <w:rFonts w:ascii="Arial" w:hAnsi="Arial" w:cs="Arial"/>
          <w:lang w:val="en-GB"/>
        </w:rPr>
      </w:pPr>
      <w:r>
        <w:rPr>
          <w:rFonts w:ascii="Arial" w:hAnsi="Arial" w:cs="Arial"/>
          <w:noProof/>
        </w:rPr>
        <w:drawing>
          <wp:inline distT="0" distB="0" distL="0" distR="0">
            <wp:extent cx="4097020" cy="653415"/>
            <wp:effectExtent l="19050" t="0" r="0" b="0"/>
            <wp:docPr id="8" name="Bild 8" descr="measurements_hig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asurements_highRes"/>
                    <pic:cNvPicPr>
                      <a:picLocks noChangeAspect="1" noChangeArrowheads="1"/>
                    </pic:cNvPicPr>
                  </pic:nvPicPr>
                  <pic:blipFill>
                    <a:blip r:embed="rId18" cstate="print"/>
                    <a:srcRect/>
                    <a:stretch>
                      <a:fillRect/>
                    </a:stretch>
                  </pic:blipFill>
                  <pic:spPr bwMode="auto">
                    <a:xfrm>
                      <a:off x="0" y="0"/>
                      <a:ext cx="4097020" cy="653415"/>
                    </a:xfrm>
                    <a:prstGeom prst="rect">
                      <a:avLst/>
                    </a:prstGeom>
                    <a:noFill/>
                    <a:ln w="9525">
                      <a:noFill/>
                      <a:miter lim="800000"/>
                      <a:headEnd/>
                      <a:tailEnd/>
                    </a:ln>
                  </pic:spPr>
                </pic:pic>
              </a:graphicData>
            </a:graphic>
          </wp:inline>
        </w:drawing>
      </w:r>
    </w:p>
    <w:p w:rsidR="00B06A8C" w:rsidRPr="00295F10" w:rsidRDefault="00B06A8C" w:rsidP="00B974D8">
      <w:pPr>
        <w:widowControl w:val="0"/>
        <w:spacing w:before="120"/>
        <w:rPr>
          <w:rFonts w:ascii="Arial" w:hAnsi="Arial" w:cs="Arial"/>
          <w:lang w:val="en-US"/>
        </w:rPr>
        <w:pPrChange w:id="663" w:author="ms699852" w:date="2017-10-17T18:38:00Z">
          <w:pPr>
            <w:widowControl w:val="0"/>
          </w:pPr>
        </w:pPrChange>
      </w:pPr>
      <w:del w:id="664" w:author="ms699852" w:date="2017-10-17T18:38:00Z">
        <w:r w:rsidRPr="00C35850" w:rsidDel="00B974D8">
          <w:rPr>
            <w:rFonts w:ascii="Arial" w:hAnsi="Arial" w:cs="Arial"/>
            <w:b/>
            <w:bCs/>
            <w:sz w:val="18"/>
            <w:szCs w:val="18"/>
            <w:lang w:val="en-US"/>
          </w:rPr>
          <w:delText>Fig</w:delText>
        </w:r>
      </w:del>
      <w:proofErr w:type="gramStart"/>
      <w:ins w:id="665" w:author="ms699852" w:date="2017-10-17T18:38:00Z">
        <w:r w:rsidR="00B974D8">
          <w:rPr>
            <w:rFonts w:ascii="Arial" w:hAnsi="Arial" w:cs="Arial"/>
            <w:b/>
            <w:bCs/>
            <w:sz w:val="18"/>
            <w:szCs w:val="18"/>
            <w:lang w:val="en-US"/>
          </w:rPr>
          <w:t>Tab</w:t>
        </w:r>
      </w:ins>
      <w:r w:rsidRPr="00C35850">
        <w:rPr>
          <w:rFonts w:ascii="Arial" w:hAnsi="Arial" w:cs="Arial"/>
          <w:b/>
          <w:bCs/>
          <w:sz w:val="18"/>
          <w:szCs w:val="18"/>
          <w:lang w:val="en-US"/>
        </w:rPr>
        <w:t xml:space="preserve">. </w:t>
      </w:r>
      <w:del w:id="666" w:author="ms699852" w:date="2017-10-17T18:38:00Z">
        <w:r w:rsidRPr="00C35850" w:rsidDel="00B974D8">
          <w:rPr>
            <w:rFonts w:ascii="Arial" w:hAnsi="Arial" w:cs="Arial"/>
            <w:b/>
            <w:bCs/>
            <w:sz w:val="18"/>
            <w:szCs w:val="18"/>
            <w:lang w:val="en-US"/>
          </w:rPr>
          <w:delText>5</w:delText>
        </w:r>
      </w:del>
      <w:ins w:id="667" w:author="ms699852" w:date="2017-10-17T18:38:00Z">
        <w:r w:rsidR="00B974D8">
          <w:rPr>
            <w:rFonts w:ascii="Arial" w:hAnsi="Arial" w:cs="Arial"/>
            <w:b/>
            <w:bCs/>
            <w:sz w:val="18"/>
            <w:szCs w:val="18"/>
            <w:lang w:val="en-US"/>
          </w:rPr>
          <w:t>3</w:t>
        </w:r>
      </w:ins>
      <w:r w:rsidRPr="00C35850">
        <w:rPr>
          <w:rFonts w:ascii="Arial" w:hAnsi="Arial" w:cs="Arial"/>
          <w:b/>
          <w:bCs/>
          <w:sz w:val="18"/>
          <w:szCs w:val="18"/>
          <w:lang w:val="en-US"/>
        </w:rPr>
        <w:t>.</w:t>
      </w:r>
      <w:proofErr w:type="gramEnd"/>
      <w:r w:rsidRPr="00C35850">
        <w:rPr>
          <w:rFonts w:ascii="Arial" w:hAnsi="Arial" w:cs="Arial"/>
          <w:sz w:val="18"/>
          <w:szCs w:val="18"/>
          <w:lang w:val="en-US"/>
        </w:rPr>
        <w:t xml:space="preserve"> </w:t>
      </w:r>
      <w:r>
        <w:rPr>
          <w:rFonts w:ascii="Arial" w:hAnsi="Arial" w:cs="Arial"/>
          <w:sz w:val="18"/>
          <w:szCs w:val="18"/>
          <w:lang w:val="en-GB"/>
        </w:rPr>
        <w:t xml:space="preserve">Computation performance for registering half-resolution images to high-resolution models, only facilitated by tablets with dedicated GPUs (e.g. NVIDIA </w:t>
      </w:r>
      <w:proofErr w:type="spellStart"/>
      <w:r>
        <w:rPr>
          <w:rFonts w:ascii="Arial" w:hAnsi="Arial" w:cs="Arial"/>
          <w:sz w:val="18"/>
          <w:szCs w:val="18"/>
          <w:lang w:val="en-GB"/>
        </w:rPr>
        <w:t>Tegra</w:t>
      </w:r>
      <w:proofErr w:type="spellEnd"/>
      <w:r>
        <w:rPr>
          <w:rFonts w:ascii="Arial" w:hAnsi="Arial" w:cs="Arial"/>
          <w:sz w:val="18"/>
          <w:szCs w:val="18"/>
          <w:lang w:val="en-GB"/>
        </w:rPr>
        <w:t xml:space="preserve"> chipsets)</w:t>
      </w:r>
    </w:p>
    <w:p w:rsidR="005D5C6B" w:rsidRDefault="005D5C6B" w:rsidP="00376F1C">
      <w:pPr>
        <w:widowControl w:val="0"/>
        <w:tabs>
          <w:tab w:val="left" w:pos="142"/>
        </w:tabs>
        <w:jc w:val="both"/>
        <w:rPr>
          <w:ins w:id="668" w:author="Greenich Viper" w:date="2017-10-17T21:17:00Z"/>
          <w:rFonts w:ascii="Arial" w:hAnsi="Arial" w:cs="Arial"/>
          <w:lang w:val="en-US"/>
        </w:rPr>
      </w:pPr>
    </w:p>
    <w:p w:rsidR="00F17BB2" w:rsidRDefault="00F17BB2" w:rsidP="00376F1C">
      <w:pPr>
        <w:widowControl w:val="0"/>
        <w:tabs>
          <w:tab w:val="left" w:pos="142"/>
        </w:tabs>
        <w:jc w:val="both"/>
        <w:rPr>
          <w:ins w:id="669" w:author="Greenich Viper" w:date="2017-10-17T21:17:00Z"/>
          <w:rFonts w:ascii="Arial" w:hAnsi="Arial" w:cs="Arial"/>
          <w:lang w:val="en-US"/>
        </w:rPr>
      </w:pPr>
      <w:ins w:id="670" w:author="Greenich Viper" w:date="2017-10-17T21:17:00Z">
        <w:r>
          <w:rPr>
            <w:rFonts w:ascii="Arial" w:hAnsi="Arial" w:cs="Arial"/>
            <w:lang w:val="en-US"/>
          </w:rPr>
          <w:t>ZUKÜNFTIG TESTS AUF NEXUS5</w:t>
        </w:r>
      </w:ins>
    </w:p>
    <w:p w:rsidR="00F17BB2" w:rsidRPr="00C35850" w:rsidRDefault="00F17BB2" w:rsidP="00376F1C">
      <w:pPr>
        <w:widowControl w:val="0"/>
        <w:tabs>
          <w:tab w:val="left" w:pos="142"/>
        </w:tabs>
        <w:jc w:val="both"/>
        <w:rPr>
          <w:rFonts w:ascii="Arial" w:hAnsi="Arial" w:cs="Arial"/>
          <w:lang w:val="en-US"/>
        </w:rPr>
      </w:pPr>
    </w:p>
    <w:p w:rsidR="00061162" w:rsidRDefault="00061162" w:rsidP="00061162">
      <w:pPr>
        <w:widowControl w:val="0"/>
        <w:jc w:val="both"/>
        <w:rPr>
          <w:rFonts w:ascii="Arial" w:hAnsi="Arial" w:cs="Arial"/>
          <w:sz w:val="18"/>
          <w:szCs w:val="18"/>
          <w:lang w:val="en-US"/>
        </w:rPr>
      </w:pPr>
      <w:r>
        <w:rPr>
          <w:rFonts w:ascii="Arial" w:hAnsi="Arial" w:cs="Arial"/>
          <w:sz w:val="18"/>
          <w:szCs w:val="18"/>
          <w:lang w:val="en-US"/>
        </w:rPr>
        <w:t>3.</w:t>
      </w:r>
      <w:r w:rsidR="0050260A">
        <w:rPr>
          <w:rFonts w:ascii="Arial" w:hAnsi="Arial" w:cs="Arial"/>
          <w:sz w:val="18"/>
          <w:szCs w:val="18"/>
          <w:lang w:val="en-US"/>
        </w:rPr>
        <w:t>6</w:t>
      </w:r>
      <w:r>
        <w:rPr>
          <w:rFonts w:ascii="Arial" w:hAnsi="Arial" w:cs="Arial"/>
          <w:sz w:val="18"/>
          <w:szCs w:val="18"/>
          <w:lang w:val="en-US"/>
        </w:rPr>
        <w:t xml:space="preserve"> </w:t>
      </w:r>
      <w:r w:rsidR="0050260A" w:rsidRPr="00A756EC">
        <w:rPr>
          <w:rFonts w:ascii="Arial" w:hAnsi="Arial" w:cs="Arial"/>
          <w:sz w:val="18"/>
          <w:szCs w:val="18"/>
          <w:highlight w:val="green"/>
          <w:lang w:val="en-US"/>
        </w:rPr>
        <w:t>Device Variability</w:t>
      </w:r>
      <w:r w:rsidR="00A756EC" w:rsidRPr="00A756EC">
        <w:rPr>
          <w:rFonts w:ascii="Arial" w:hAnsi="Arial" w:cs="Arial"/>
          <w:sz w:val="18"/>
          <w:szCs w:val="18"/>
          <w:highlight w:val="green"/>
          <w:lang w:val="en-US"/>
        </w:rPr>
        <w:t xml:space="preserve"> </w:t>
      </w:r>
      <w:ins w:id="671" w:author="Greenich Viper" w:date="2017-09-05T20:16:00Z">
        <w:r w:rsidR="005D5C6B">
          <w:rPr>
            <w:rFonts w:ascii="Arial" w:hAnsi="Arial" w:cs="Arial"/>
            <w:sz w:val="18"/>
            <w:szCs w:val="18"/>
            <w:highlight w:val="green"/>
            <w:lang w:val="en-US"/>
          </w:rPr>
          <w:t>(</w:t>
        </w:r>
      </w:ins>
      <w:r w:rsidR="00A756EC" w:rsidRPr="00A756EC">
        <w:rPr>
          <w:rFonts w:ascii="Arial" w:hAnsi="Arial" w:cs="Arial"/>
          <w:sz w:val="18"/>
          <w:szCs w:val="18"/>
          <w:highlight w:val="green"/>
          <w:lang w:val="en-US"/>
        </w:rPr>
        <w:t>should be at beginning?!</w:t>
      </w:r>
      <w:ins w:id="672" w:author="Greenich Viper" w:date="2017-09-05T20:16:00Z">
        <w:r w:rsidR="005D5C6B">
          <w:rPr>
            <w:rFonts w:ascii="Arial" w:hAnsi="Arial" w:cs="Arial"/>
            <w:sz w:val="18"/>
            <w:szCs w:val="18"/>
            <w:highlight w:val="green"/>
            <w:lang w:val="en-US"/>
          </w:rPr>
          <w:t xml:space="preserve"> – yes, we can do that.</w:t>
        </w:r>
      </w:ins>
      <w:r w:rsidR="00A756EC" w:rsidRPr="00A756EC">
        <w:rPr>
          <w:rFonts w:ascii="Arial" w:hAnsi="Arial" w:cs="Arial"/>
          <w:sz w:val="18"/>
          <w:szCs w:val="18"/>
          <w:highlight w:val="green"/>
          <w:lang w:val="en-US"/>
        </w:rPr>
        <w:t>)</w:t>
      </w:r>
    </w:p>
    <w:p w:rsidR="00061162" w:rsidRDefault="00061162" w:rsidP="00061162">
      <w:pPr>
        <w:widowControl w:val="0"/>
        <w:jc w:val="both"/>
        <w:rPr>
          <w:rFonts w:ascii="Arial" w:hAnsi="Arial" w:cs="Arial"/>
          <w:sz w:val="18"/>
          <w:szCs w:val="18"/>
          <w:lang w:val="en-US"/>
        </w:rPr>
      </w:pPr>
    </w:p>
    <w:p w:rsidR="005D5C6B" w:rsidRDefault="005D5C6B" w:rsidP="00061162">
      <w:pPr>
        <w:widowControl w:val="0"/>
        <w:tabs>
          <w:tab w:val="left" w:pos="142"/>
        </w:tabs>
        <w:jc w:val="both"/>
        <w:rPr>
          <w:rFonts w:ascii="Arial" w:hAnsi="Arial" w:cs="Arial"/>
          <w:sz w:val="18"/>
          <w:szCs w:val="18"/>
          <w:highlight w:val="magenta"/>
          <w:lang w:val="en-GB"/>
        </w:rPr>
      </w:pPr>
      <w:r>
        <w:rPr>
          <w:rFonts w:ascii="Arial" w:hAnsi="Arial" w:cs="Arial"/>
          <w:sz w:val="18"/>
          <w:szCs w:val="18"/>
          <w:highlight w:val="magenta"/>
          <w:lang w:val="en-GB"/>
        </w:rPr>
        <w:t>Melanie, please add here things you may want to address in respect to device variability</w:t>
      </w:r>
    </w:p>
    <w:p w:rsidR="00061162" w:rsidRPr="00C35850" w:rsidRDefault="005D5C6B" w:rsidP="00061162">
      <w:pPr>
        <w:widowControl w:val="0"/>
        <w:tabs>
          <w:tab w:val="left" w:pos="142"/>
        </w:tabs>
        <w:jc w:val="both"/>
        <w:rPr>
          <w:rFonts w:ascii="Arial" w:hAnsi="Arial" w:cs="Arial"/>
          <w:sz w:val="18"/>
          <w:szCs w:val="18"/>
          <w:highlight w:val="magenta"/>
          <w:lang w:val="en-GB"/>
        </w:rPr>
      </w:pPr>
      <w:r>
        <w:rPr>
          <w:rFonts w:ascii="Arial" w:hAnsi="Arial" w:cs="Arial"/>
          <w:sz w:val="18"/>
          <w:szCs w:val="18"/>
          <w:highlight w:val="magenta"/>
          <w:lang w:val="en-GB"/>
        </w:rPr>
        <w:t>T</w:t>
      </w:r>
      <w:r w:rsidRPr="00C35850">
        <w:rPr>
          <w:rFonts w:ascii="Arial" w:hAnsi="Arial" w:cs="Arial"/>
          <w:sz w:val="18"/>
          <w:szCs w:val="18"/>
          <w:highlight w:val="magenta"/>
          <w:lang w:val="en-GB"/>
        </w:rPr>
        <w:t xml:space="preserve">ext </w:t>
      </w:r>
      <w:r w:rsidR="00061162" w:rsidRPr="00C35850">
        <w:rPr>
          <w:rFonts w:ascii="Arial" w:hAnsi="Arial" w:cs="Arial"/>
          <w:sz w:val="18"/>
          <w:szCs w:val="18"/>
          <w:highlight w:val="magenta"/>
          <w:lang w:val="en-GB"/>
        </w:rPr>
        <w:t xml:space="preserve">text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r w:rsidR="00061162" w:rsidRPr="00C35850">
        <w:rPr>
          <w:rFonts w:ascii="Arial" w:hAnsi="Arial" w:cs="Arial"/>
          <w:sz w:val="18"/>
          <w:szCs w:val="18"/>
          <w:highlight w:val="magenta"/>
          <w:lang w:val="en-GB"/>
        </w:rPr>
        <w:t xml:space="preserve"> </w:t>
      </w:r>
      <w:proofErr w:type="spellStart"/>
      <w:r w:rsidR="00061162" w:rsidRPr="00C35850">
        <w:rPr>
          <w:rFonts w:ascii="Arial" w:hAnsi="Arial" w:cs="Arial"/>
          <w:sz w:val="18"/>
          <w:szCs w:val="18"/>
          <w:highlight w:val="magenta"/>
          <w:lang w:val="en-GB"/>
        </w:rPr>
        <w:t>text</w:t>
      </w:r>
      <w:proofErr w:type="spellEnd"/>
    </w:p>
    <w:p w:rsidR="00061162" w:rsidRDefault="00061162" w:rsidP="00061162">
      <w:pPr>
        <w:widowControl w:val="0"/>
        <w:tabs>
          <w:tab w:val="left" w:pos="142"/>
        </w:tabs>
        <w:jc w:val="both"/>
        <w:rPr>
          <w:rFonts w:ascii="Arial" w:hAnsi="Arial" w:cs="Arial"/>
          <w:sz w:val="18"/>
          <w:szCs w:val="18"/>
          <w:lang w:val="en-GB"/>
        </w:rPr>
      </w:pPr>
      <w:r w:rsidRPr="00C35850">
        <w:rPr>
          <w:rFonts w:ascii="Arial" w:hAnsi="Arial" w:cs="Arial"/>
          <w:sz w:val="18"/>
          <w:szCs w:val="18"/>
          <w:highlight w:val="magenta"/>
          <w:lang w:val="en-GB"/>
        </w:rPr>
        <w:tab/>
      </w:r>
      <w:proofErr w:type="gramStart"/>
      <w:r w:rsidRPr="00C35850">
        <w:rPr>
          <w:rFonts w:ascii="Arial" w:hAnsi="Arial" w:cs="Arial"/>
          <w:sz w:val="18"/>
          <w:szCs w:val="18"/>
          <w:highlight w:val="magenta"/>
          <w:lang w:val="en-GB"/>
        </w:rPr>
        <w:t>text</w:t>
      </w:r>
      <w:proofErr w:type="gram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r w:rsidRPr="00C35850">
        <w:rPr>
          <w:rFonts w:ascii="Arial" w:hAnsi="Arial" w:cs="Arial"/>
          <w:sz w:val="18"/>
          <w:szCs w:val="18"/>
          <w:highlight w:val="magenta"/>
          <w:lang w:val="en-GB"/>
        </w:rPr>
        <w:t xml:space="preserve"> </w:t>
      </w:r>
      <w:proofErr w:type="spellStart"/>
      <w:r w:rsidRPr="00C35850">
        <w:rPr>
          <w:rFonts w:ascii="Arial" w:hAnsi="Arial" w:cs="Arial"/>
          <w:sz w:val="18"/>
          <w:szCs w:val="18"/>
          <w:highlight w:val="magenta"/>
          <w:lang w:val="en-GB"/>
        </w:rPr>
        <w:t>text</w:t>
      </w:r>
      <w:proofErr w:type="spellEnd"/>
    </w:p>
    <w:p w:rsidR="00061162" w:rsidRDefault="00061162" w:rsidP="00061162">
      <w:pPr>
        <w:widowControl w:val="0"/>
        <w:tabs>
          <w:tab w:val="left" w:pos="142"/>
        </w:tabs>
        <w:jc w:val="both"/>
        <w:rPr>
          <w:rFonts w:ascii="Arial" w:hAnsi="Arial" w:cs="Arial"/>
          <w:sz w:val="18"/>
          <w:szCs w:val="18"/>
          <w:lang w:val="en-GB"/>
        </w:rPr>
      </w:pPr>
      <w:r>
        <w:rPr>
          <w:rFonts w:ascii="Arial" w:hAnsi="Arial" w:cs="Arial"/>
          <w:sz w:val="18"/>
          <w:szCs w:val="18"/>
          <w:lang w:val="en-GB"/>
        </w:rPr>
        <w:tab/>
      </w:r>
      <w:r w:rsidR="00435CE5">
        <w:rPr>
          <w:rFonts w:ascii="Arial" w:hAnsi="Arial" w:cs="Arial"/>
          <w:sz w:val="18"/>
          <w:szCs w:val="18"/>
          <w:lang w:val="en-GB"/>
        </w:rPr>
        <w:t xml:space="preserve">A last point variable between the given Android device range concerns its graphics computing capabilities. The rendering of a given 3D model is done on the GPU via OpenGL. Apart from the natural hardware performance differences, the employed graphics chips (e.g. Qualcomm Adreno, ARM Mali, </w:t>
      </w:r>
      <w:proofErr w:type="gramStart"/>
      <w:r w:rsidR="00435CE5">
        <w:rPr>
          <w:rFonts w:ascii="Arial" w:hAnsi="Arial" w:cs="Arial"/>
          <w:sz w:val="18"/>
          <w:szCs w:val="18"/>
          <w:lang w:val="en-GB"/>
        </w:rPr>
        <w:t>NVIDIA</w:t>
      </w:r>
      <w:proofErr w:type="gramEnd"/>
      <w:r w:rsidR="00435CE5">
        <w:rPr>
          <w:rFonts w:ascii="Arial" w:hAnsi="Arial" w:cs="Arial"/>
          <w:sz w:val="18"/>
          <w:szCs w:val="18"/>
          <w:lang w:val="en-GB"/>
        </w:rPr>
        <w:t xml:space="preserve"> </w:t>
      </w:r>
      <w:proofErr w:type="spellStart"/>
      <w:r w:rsidR="00435CE5">
        <w:rPr>
          <w:rFonts w:ascii="Arial" w:hAnsi="Arial" w:cs="Arial"/>
          <w:sz w:val="18"/>
          <w:szCs w:val="18"/>
          <w:lang w:val="en-GB"/>
        </w:rPr>
        <w:t>Tegra</w:t>
      </w:r>
      <w:proofErr w:type="spellEnd"/>
      <w:r w:rsidR="00435CE5">
        <w:rPr>
          <w:rFonts w:ascii="Arial" w:hAnsi="Arial" w:cs="Arial"/>
          <w:sz w:val="18"/>
          <w:szCs w:val="18"/>
          <w:lang w:val="en-GB"/>
        </w:rPr>
        <w:t xml:space="preserve">) on support different rendering instructions, in particular with texture support. For textured surface models (often used in feature-based matching), on-chip texture decompression makes a significant difference in rendering speed (supported by Mali and </w:t>
      </w:r>
      <w:proofErr w:type="spellStart"/>
      <w:r w:rsidR="00435CE5">
        <w:rPr>
          <w:rFonts w:ascii="Arial" w:hAnsi="Arial" w:cs="Arial"/>
          <w:sz w:val="18"/>
          <w:szCs w:val="18"/>
          <w:lang w:val="en-GB"/>
        </w:rPr>
        <w:t>Tegra</w:t>
      </w:r>
      <w:proofErr w:type="spellEnd"/>
      <w:r w:rsidR="00435CE5">
        <w:rPr>
          <w:rFonts w:ascii="Arial" w:hAnsi="Arial" w:cs="Arial"/>
          <w:sz w:val="18"/>
          <w:szCs w:val="18"/>
          <w:lang w:val="en-GB"/>
        </w:rPr>
        <w:t xml:space="preserve">). </w:t>
      </w:r>
      <w:r w:rsidR="003E1CB6">
        <w:rPr>
          <w:rFonts w:ascii="Arial" w:hAnsi="Arial" w:cs="Arial"/>
          <w:sz w:val="18"/>
          <w:szCs w:val="18"/>
          <w:lang w:val="en-GB"/>
        </w:rPr>
        <w:t xml:space="preserve">Also, whereas the majority of tablet brands use Qualcomm’s system-on-a-chip (SoC) architecture, where CPU and GPU share the same memory, other device provide dedicated graphics memory that speeds up rendering significantly. On top of the pure rendering-related differences, some graphics processors (e.g. Mali and </w:t>
      </w:r>
      <w:proofErr w:type="spellStart"/>
      <w:r w:rsidR="003E1CB6">
        <w:rPr>
          <w:rFonts w:ascii="Arial" w:hAnsi="Arial" w:cs="Arial"/>
          <w:sz w:val="18"/>
          <w:szCs w:val="18"/>
          <w:lang w:val="en-GB"/>
        </w:rPr>
        <w:t>Tegra</w:t>
      </w:r>
      <w:proofErr w:type="spellEnd"/>
      <w:r w:rsidR="003E1CB6">
        <w:rPr>
          <w:rFonts w:ascii="Arial" w:hAnsi="Arial" w:cs="Arial"/>
          <w:sz w:val="18"/>
          <w:szCs w:val="18"/>
          <w:lang w:val="en-GB"/>
        </w:rPr>
        <w:t>) provide non-graphics related GPU Computing capabilities via OpenCL and CUDA, which allows for drastic runtime reductions for future, optimised image-to-geometry systems [</w:t>
      </w:r>
      <w:r w:rsidR="00CC413D" w:rsidRPr="00CC413D">
        <w:rPr>
          <w:rFonts w:ascii="Arial" w:hAnsi="Arial" w:cs="Arial"/>
          <w:sz w:val="18"/>
          <w:szCs w:val="18"/>
          <w:lang w:val="en-GB"/>
        </w:rPr>
        <w:t>Heymann2007</w:t>
      </w:r>
      <w:r w:rsidR="005D5C6B">
        <w:rPr>
          <w:rFonts w:ascii="Arial" w:hAnsi="Arial" w:cs="Arial"/>
          <w:sz w:val="18"/>
          <w:szCs w:val="18"/>
          <w:lang w:val="en-GB"/>
        </w:rPr>
        <w:t>,</w:t>
      </w:r>
      <w:r w:rsidR="005D5C6B" w:rsidRPr="00C35850">
        <w:rPr>
          <w:lang w:val="en-US"/>
        </w:rPr>
        <w:t xml:space="preserve"> </w:t>
      </w:r>
      <w:r w:rsidR="005D5C6B" w:rsidRPr="005D5C6B">
        <w:rPr>
          <w:rFonts w:ascii="Arial" w:hAnsi="Arial" w:cs="Arial"/>
          <w:sz w:val="18"/>
          <w:szCs w:val="18"/>
          <w:lang w:val="en-GB"/>
        </w:rPr>
        <w:t>Hudelist2014</w:t>
      </w:r>
      <w:r w:rsidR="00CC413D">
        <w:rPr>
          <w:rFonts w:ascii="Arial" w:hAnsi="Arial" w:cs="Arial"/>
          <w:sz w:val="18"/>
          <w:szCs w:val="18"/>
          <w:lang w:val="en-GB"/>
        </w:rPr>
        <w:t>]</w:t>
      </w:r>
      <w:r w:rsidR="003E1CB6">
        <w:rPr>
          <w:rFonts w:ascii="Arial" w:hAnsi="Arial" w:cs="Arial"/>
          <w:sz w:val="18"/>
          <w:szCs w:val="18"/>
          <w:lang w:val="en-GB"/>
        </w:rPr>
        <w:t>).</w:t>
      </w:r>
    </w:p>
    <w:p w:rsidR="00061162" w:rsidRDefault="00061162" w:rsidP="00376F1C">
      <w:pPr>
        <w:widowControl w:val="0"/>
        <w:tabs>
          <w:tab w:val="left" w:pos="142"/>
        </w:tabs>
        <w:jc w:val="both"/>
        <w:rPr>
          <w:rFonts w:ascii="Arial" w:hAnsi="Arial" w:cs="Arial"/>
          <w:lang w:val="en-GB"/>
        </w:rPr>
      </w:pPr>
    </w:p>
    <w:p w:rsidR="00376F1C" w:rsidRDefault="00376F1C">
      <w:pPr>
        <w:widowControl w:val="0"/>
        <w:rPr>
          <w:rFonts w:ascii="Arial" w:hAnsi="Arial" w:cs="Arial"/>
          <w:lang w:val="en-GB"/>
        </w:rPr>
      </w:pPr>
    </w:p>
    <w:p w:rsidR="00376F1C" w:rsidRDefault="00376F1C" w:rsidP="00376F1C">
      <w:pPr>
        <w:widowControl w:val="0"/>
        <w:tabs>
          <w:tab w:val="left" w:pos="284"/>
        </w:tabs>
        <w:jc w:val="both"/>
        <w:rPr>
          <w:rFonts w:ascii="Arial" w:hAnsi="Arial" w:cs="Arial"/>
          <w:sz w:val="18"/>
          <w:szCs w:val="18"/>
          <w:lang w:val="en-US"/>
        </w:rPr>
      </w:pPr>
      <w:r>
        <w:rPr>
          <w:rFonts w:ascii="Arial" w:hAnsi="Arial" w:cs="Arial"/>
          <w:b/>
          <w:bCs/>
          <w:lang w:val="en-US"/>
        </w:rPr>
        <w:lastRenderedPageBreak/>
        <w:t>4</w:t>
      </w:r>
      <w:r>
        <w:rPr>
          <w:rFonts w:ascii="Arial" w:hAnsi="Arial" w:cs="Arial"/>
          <w:b/>
          <w:bCs/>
          <w:lang w:val="en-US"/>
        </w:rPr>
        <w:tab/>
        <w:t>Applications</w:t>
      </w:r>
    </w:p>
    <w:p w:rsidR="00376F1C" w:rsidRDefault="00376F1C" w:rsidP="00376F1C">
      <w:pPr>
        <w:widowControl w:val="0"/>
        <w:jc w:val="both"/>
        <w:rPr>
          <w:rFonts w:ascii="Arial" w:hAnsi="Arial" w:cs="Arial"/>
          <w:sz w:val="18"/>
          <w:szCs w:val="18"/>
          <w:lang w:val="en-US"/>
        </w:rPr>
      </w:pPr>
    </w:p>
    <w:p w:rsidR="0050260A" w:rsidRDefault="00E75B58" w:rsidP="00376F1C">
      <w:pPr>
        <w:widowControl w:val="0"/>
        <w:tabs>
          <w:tab w:val="left" w:pos="142"/>
        </w:tabs>
        <w:jc w:val="both"/>
        <w:rPr>
          <w:rFonts w:ascii="Arial" w:hAnsi="Arial" w:cs="Arial"/>
          <w:sz w:val="18"/>
          <w:szCs w:val="18"/>
          <w:lang w:val="en-GB"/>
        </w:rPr>
      </w:pPr>
      <w:r w:rsidRPr="00E75B58">
        <w:rPr>
          <w:rFonts w:ascii="Arial" w:hAnsi="Arial" w:cs="Arial"/>
          <w:sz w:val="18"/>
          <w:szCs w:val="18"/>
          <w:lang w:val="en-GB"/>
        </w:rPr>
        <w:t>Volunteered Geographic Information (VGI) beco</w:t>
      </w:r>
      <w:r>
        <w:rPr>
          <w:rFonts w:ascii="Arial" w:hAnsi="Arial" w:cs="Arial"/>
          <w:sz w:val="18"/>
          <w:szCs w:val="18"/>
          <w:lang w:val="en-GB"/>
        </w:rPr>
        <w:t>mes growing attention concerning multiple areas of geosciences. Section 4 highlights two important topics which could be highly improved by complementary VGI</w:t>
      </w:r>
      <w:r w:rsidR="00686D44">
        <w:rPr>
          <w:rFonts w:ascii="Arial" w:hAnsi="Arial" w:cs="Arial"/>
          <w:sz w:val="18"/>
          <w:szCs w:val="18"/>
          <w:lang w:val="en-GB"/>
        </w:rPr>
        <w:t>. Crowdsourcing</w:t>
      </w:r>
      <w:r>
        <w:rPr>
          <w:rFonts w:ascii="Arial" w:hAnsi="Arial" w:cs="Arial"/>
          <w:sz w:val="18"/>
          <w:szCs w:val="18"/>
          <w:lang w:val="en-GB"/>
        </w:rPr>
        <w:t xml:space="preserve"> </w:t>
      </w:r>
      <w:r w:rsidR="00686D44">
        <w:rPr>
          <w:rFonts w:ascii="Arial" w:hAnsi="Arial" w:cs="Arial"/>
          <w:sz w:val="18"/>
          <w:szCs w:val="18"/>
          <w:lang w:val="en-GB"/>
        </w:rPr>
        <w:t xml:space="preserve">seems to be very helpful for mobile data acquisition in case of “geo-events” (like floods or landslides) with high </w:t>
      </w:r>
      <w:r>
        <w:rPr>
          <w:rFonts w:ascii="Arial" w:hAnsi="Arial" w:cs="Arial"/>
          <w:sz w:val="18"/>
          <w:szCs w:val="18"/>
          <w:lang w:val="en-GB"/>
        </w:rPr>
        <w:t xml:space="preserve">spatial and temporal </w:t>
      </w:r>
      <w:r w:rsidR="00686D44">
        <w:rPr>
          <w:rFonts w:ascii="Arial" w:hAnsi="Arial" w:cs="Arial"/>
          <w:sz w:val="18"/>
          <w:szCs w:val="18"/>
          <w:lang w:val="en-GB"/>
        </w:rPr>
        <w:t>resolution where they are needed most. Thus, it is obvious that captured data by smartphones -comprising image, position and orientation data- must be fused and translated from the device to the object space. This is where the mobile image-to-geometry intersection</w:t>
      </w:r>
      <w:r w:rsidR="00686D44" w:rsidRPr="00686D44">
        <w:rPr>
          <w:rFonts w:ascii="Arial" w:hAnsi="Arial" w:cs="Arial"/>
          <w:sz w:val="18"/>
          <w:szCs w:val="18"/>
          <w:lang w:val="en-GB"/>
        </w:rPr>
        <w:t xml:space="preserve"> comes in</w:t>
      </w:r>
      <w:r w:rsidR="00686D44">
        <w:rPr>
          <w:rFonts w:ascii="Arial" w:hAnsi="Arial" w:cs="Arial"/>
          <w:sz w:val="18"/>
          <w:szCs w:val="18"/>
          <w:lang w:val="en-GB"/>
        </w:rPr>
        <w:t>. In the following, two major fields are presented that profit from mobile data acquisition depending on the mentioned topic.</w:t>
      </w:r>
    </w:p>
    <w:p w:rsidR="00686D44" w:rsidRDefault="00686D44" w:rsidP="00376F1C">
      <w:pPr>
        <w:widowControl w:val="0"/>
        <w:tabs>
          <w:tab w:val="left" w:pos="142"/>
        </w:tabs>
        <w:jc w:val="both"/>
        <w:rPr>
          <w:rFonts w:ascii="Arial" w:hAnsi="Arial" w:cs="Arial"/>
          <w:sz w:val="18"/>
          <w:szCs w:val="18"/>
          <w:lang w:val="en-GB"/>
        </w:rPr>
      </w:pPr>
    </w:p>
    <w:p w:rsidR="0050260A" w:rsidRDefault="0050260A" w:rsidP="0050260A">
      <w:pPr>
        <w:widowControl w:val="0"/>
        <w:jc w:val="both"/>
        <w:rPr>
          <w:rFonts w:ascii="Arial" w:hAnsi="Arial" w:cs="Arial"/>
          <w:sz w:val="18"/>
          <w:szCs w:val="18"/>
          <w:lang w:val="en-US"/>
        </w:rPr>
      </w:pPr>
      <w:r>
        <w:rPr>
          <w:rFonts w:ascii="Arial" w:hAnsi="Arial" w:cs="Arial"/>
          <w:sz w:val="18"/>
          <w:szCs w:val="18"/>
          <w:lang w:val="en-US"/>
        </w:rPr>
        <w:t>4.1 Hydrology</w:t>
      </w:r>
    </w:p>
    <w:p w:rsidR="00577883" w:rsidRDefault="00577883" w:rsidP="0050260A">
      <w:pPr>
        <w:widowControl w:val="0"/>
        <w:jc w:val="both"/>
        <w:rPr>
          <w:rFonts w:ascii="Arial" w:hAnsi="Arial" w:cs="Arial"/>
          <w:sz w:val="18"/>
          <w:szCs w:val="18"/>
          <w:lang w:val="en-US"/>
        </w:rPr>
      </w:pPr>
    </w:p>
    <w:p w:rsidR="0050260A" w:rsidRPr="009835A4" w:rsidRDefault="00577883" w:rsidP="00E1574E">
      <w:pPr>
        <w:widowControl w:val="0"/>
        <w:jc w:val="both"/>
        <w:rPr>
          <w:rFonts w:ascii="Arial" w:hAnsi="Arial" w:cs="Arial"/>
          <w:sz w:val="18"/>
          <w:szCs w:val="18"/>
          <w:lang w:val="en-GB"/>
        </w:rPr>
      </w:pPr>
      <w:r>
        <w:rPr>
          <w:rFonts w:ascii="Arial" w:hAnsi="Arial" w:cs="Arial"/>
          <w:sz w:val="18"/>
          <w:szCs w:val="18"/>
          <w:lang w:val="en-US"/>
        </w:rPr>
        <w:t xml:space="preserve">Regarding worldwide increasing flood hazards, there is an </w:t>
      </w:r>
      <w:r w:rsidRPr="00577883">
        <w:rPr>
          <w:rFonts w:ascii="Arial" w:hAnsi="Arial" w:cs="Arial"/>
          <w:sz w:val="18"/>
          <w:szCs w:val="18"/>
          <w:lang w:val="en-US"/>
        </w:rPr>
        <w:t>enormous increase in the importance of</w:t>
      </w:r>
      <w:r>
        <w:rPr>
          <w:rFonts w:ascii="Arial" w:hAnsi="Arial" w:cs="Arial"/>
          <w:sz w:val="18"/>
          <w:szCs w:val="18"/>
          <w:lang w:val="en-US"/>
        </w:rPr>
        <w:t xml:space="preserve"> river monitoring including flow velocities, </w:t>
      </w:r>
      <w:r w:rsidRPr="00577883">
        <w:rPr>
          <w:rFonts w:ascii="Arial" w:hAnsi="Arial" w:cs="Arial"/>
          <w:sz w:val="18"/>
          <w:szCs w:val="18"/>
          <w:lang w:val="en-US"/>
        </w:rPr>
        <w:t>water level</w:t>
      </w:r>
      <w:r>
        <w:rPr>
          <w:rFonts w:ascii="Arial" w:hAnsi="Arial" w:cs="Arial"/>
          <w:sz w:val="18"/>
          <w:szCs w:val="18"/>
          <w:lang w:val="en-US"/>
        </w:rPr>
        <w:t xml:space="preserve">s and </w:t>
      </w:r>
      <w:r w:rsidRPr="00577883">
        <w:rPr>
          <w:rFonts w:ascii="Arial" w:hAnsi="Arial" w:cs="Arial"/>
          <w:sz w:val="18"/>
          <w:szCs w:val="18"/>
          <w:lang w:val="en-US"/>
        </w:rPr>
        <w:t>river cross sections</w:t>
      </w:r>
      <w:r>
        <w:rPr>
          <w:rFonts w:ascii="Arial" w:hAnsi="Arial" w:cs="Arial"/>
          <w:sz w:val="18"/>
          <w:szCs w:val="18"/>
          <w:lang w:val="en-US"/>
        </w:rPr>
        <w:t xml:space="preserve">. Conventional gauging stations are </w:t>
      </w:r>
      <w:r w:rsidR="00E1574E">
        <w:rPr>
          <w:rFonts w:ascii="Arial" w:hAnsi="Arial" w:cs="Arial"/>
          <w:sz w:val="18"/>
          <w:szCs w:val="18"/>
          <w:lang w:val="en-US"/>
        </w:rPr>
        <w:t xml:space="preserve">most </w:t>
      </w:r>
      <w:r>
        <w:rPr>
          <w:rFonts w:ascii="Arial" w:hAnsi="Arial" w:cs="Arial"/>
          <w:sz w:val="18"/>
          <w:szCs w:val="18"/>
          <w:lang w:val="en-US"/>
        </w:rPr>
        <w:t xml:space="preserve">solely installed </w:t>
      </w:r>
      <w:r w:rsidR="008657AF">
        <w:rPr>
          <w:rFonts w:ascii="Arial" w:hAnsi="Arial" w:cs="Arial"/>
          <w:sz w:val="18"/>
          <w:szCs w:val="18"/>
          <w:lang w:val="en-US"/>
        </w:rPr>
        <w:t xml:space="preserve">which would lead to an insufficient coverage of </w:t>
      </w:r>
      <w:r w:rsidR="00E1574E">
        <w:rPr>
          <w:rFonts w:ascii="Arial" w:hAnsi="Arial" w:cs="Arial"/>
          <w:sz w:val="18"/>
          <w:szCs w:val="18"/>
          <w:lang w:val="en-US"/>
        </w:rPr>
        <w:t>hydrographic</w:t>
      </w:r>
      <w:r w:rsidR="008657AF">
        <w:rPr>
          <w:rFonts w:ascii="Arial" w:hAnsi="Arial" w:cs="Arial"/>
          <w:sz w:val="18"/>
          <w:szCs w:val="18"/>
          <w:lang w:val="en-US"/>
        </w:rPr>
        <w:t xml:space="preserve"> data when they are most needed – like </w:t>
      </w:r>
      <w:r w:rsidR="00E1574E">
        <w:rPr>
          <w:rFonts w:ascii="Arial" w:hAnsi="Arial" w:cs="Arial"/>
          <w:sz w:val="18"/>
          <w:szCs w:val="18"/>
          <w:lang w:val="en-US"/>
        </w:rPr>
        <w:t xml:space="preserve">sudden </w:t>
      </w:r>
      <w:r w:rsidR="008657AF">
        <w:rPr>
          <w:rFonts w:ascii="Arial" w:hAnsi="Arial" w:cs="Arial"/>
          <w:sz w:val="18"/>
          <w:szCs w:val="18"/>
          <w:lang w:val="en-US"/>
        </w:rPr>
        <w:t>flood events. Even small running water</w:t>
      </w:r>
      <w:del w:id="673" w:author="ms699852" w:date="2017-10-17T09:46:00Z">
        <w:r w:rsidR="008657AF" w:rsidDel="00BD18B7">
          <w:rPr>
            <w:rFonts w:ascii="Arial" w:hAnsi="Arial" w:cs="Arial"/>
            <w:sz w:val="18"/>
            <w:szCs w:val="18"/>
            <w:lang w:val="en-US"/>
          </w:rPr>
          <w:delText>s</w:delText>
        </w:r>
      </w:del>
      <w:r w:rsidR="008657AF">
        <w:rPr>
          <w:rFonts w:ascii="Arial" w:hAnsi="Arial" w:cs="Arial"/>
          <w:sz w:val="18"/>
          <w:szCs w:val="18"/>
          <w:lang w:val="en-US"/>
        </w:rPr>
        <w:t xml:space="preserve"> c</w:t>
      </w:r>
      <w:r w:rsidR="00E1574E">
        <w:rPr>
          <w:rFonts w:ascii="Arial" w:hAnsi="Arial" w:cs="Arial"/>
          <w:sz w:val="18"/>
          <w:szCs w:val="18"/>
          <w:lang w:val="en-US"/>
        </w:rPr>
        <w:t xml:space="preserve">atchments can turn in devastating streams that </w:t>
      </w:r>
      <w:r w:rsidR="00E1574E" w:rsidRPr="00E1574E">
        <w:rPr>
          <w:rFonts w:ascii="Arial" w:hAnsi="Arial" w:cs="Arial"/>
          <w:sz w:val="18"/>
          <w:szCs w:val="18"/>
          <w:lang w:val="en-US"/>
        </w:rPr>
        <w:t>pose threat to the environment and to human health</w:t>
      </w:r>
      <w:r w:rsidR="00E1574E">
        <w:rPr>
          <w:rFonts w:ascii="Arial" w:hAnsi="Arial" w:cs="Arial"/>
          <w:sz w:val="18"/>
          <w:szCs w:val="18"/>
          <w:lang w:val="en-US"/>
        </w:rPr>
        <w:t xml:space="preserve">. With aid of the public, mobile data could be acquired quickly and could be used for spatio-temporal densification of hydrologic data </w:t>
      </w:r>
      <w:ins w:id="674" w:author="ms699852" w:date="2017-10-17T09:49:00Z">
        <w:r w:rsidR="0034497F">
          <w:rPr>
            <w:rFonts w:ascii="Arial" w:hAnsi="Arial" w:cs="Arial"/>
            <w:sz w:val="18"/>
            <w:szCs w:val="18"/>
            <w:lang w:val="en-US"/>
          </w:rPr>
          <w:t>[</w:t>
        </w:r>
      </w:ins>
      <w:del w:id="675" w:author="ms699852" w:date="2017-10-17T09:49:00Z">
        <w:r w:rsidR="00E1574E" w:rsidDel="0034497F">
          <w:rPr>
            <w:rFonts w:ascii="Arial" w:hAnsi="Arial" w:cs="Arial"/>
            <w:sz w:val="18"/>
            <w:szCs w:val="18"/>
            <w:lang w:val="en-US"/>
          </w:rPr>
          <w:delText>(ANETTE</w:delText>
        </w:r>
      </w:del>
      <w:ins w:id="676" w:author="ms699852" w:date="2017-10-17T09:49:00Z">
        <w:r w:rsidR="0034497F">
          <w:rPr>
            <w:rFonts w:ascii="Arial" w:hAnsi="Arial" w:cs="Arial"/>
            <w:sz w:val="18"/>
            <w:szCs w:val="18"/>
            <w:lang w:val="en-US"/>
          </w:rPr>
          <w:t xml:space="preserve">Kroehnert2017, Eltner2016, </w:t>
        </w:r>
        <w:proofErr w:type="gramStart"/>
        <w:r w:rsidR="0034497F">
          <w:rPr>
            <w:rFonts w:ascii="Arial" w:hAnsi="Arial" w:cs="Arial"/>
            <w:sz w:val="18"/>
            <w:szCs w:val="18"/>
            <w:lang w:val="en-US"/>
          </w:rPr>
          <w:t>Kroehnert2016</w:t>
        </w:r>
        <w:proofErr w:type="gramEnd"/>
        <w:r w:rsidR="0034497F">
          <w:rPr>
            <w:rFonts w:ascii="Arial" w:hAnsi="Arial" w:cs="Arial"/>
            <w:sz w:val="18"/>
            <w:szCs w:val="18"/>
            <w:lang w:val="en-US"/>
          </w:rPr>
          <w:t>]</w:t>
        </w:r>
      </w:ins>
      <w:del w:id="677" w:author="ms699852" w:date="2017-10-17T09:49:00Z">
        <w:r w:rsidR="00E1574E" w:rsidDel="0034497F">
          <w:rPr>
            <w:rFonts w:ascii="Arial" w:hAnsi="Arial" w:cs="Arial"/>
            <w:sz w:val="18"/>
            <w:szCs w:val="18"/>
            <w:lang w:val="en-US"/>
          </w:rPr>
          <w:delText>, 2017, MELA 2017, MELA 2016)</w:delText>
        </w:r>
      </w:del>
      <w:r w:rsidR="00E1574E">
        <w:rPr>
          <w:rFonts w:ascii="Arial" w:hAnsi="Arial" w:cs="Arial"/>
          <w:sz w:val="18"/>
          <w:szCs w:val="18"/>
          <w:lang w:val="en-US"/>
        </w:rPr>
        <w:t xml:space="preserve">. Short time lapse smartphone image sequences with known initial pose and </w:t>
      </w:r>
      <w:proofErr w:type="gramStart"/>
      <w:r w:rsidR="00E1574E">
        <w:rPr>
          <w:rFonts w:ascii="Arial" w:hAnsi="Arial" w:cs="Arial"/>
          <w:sz w:val="18"/>
          <w:szCs w:val="18"/>
          <w:lang w:val="en-US"/>
        </w:rPr>
        <w:t>orientation,</w:t>
      </w:r>
      <w:proofErr w:type="gramEnd"/>
      <w:r w:rsidR="00E1574E">
        <w:rPr>
          <w:rFonts w:ascii="Arial" w:hAnsi="Arial" w:cs="Arial"/>
          <w:sz w:val="18"/>
          <w:szCs w:val="18"/>
          <w:lang w:val="en-US"/>
        </w:rPr>
        <w:t xml:space="preserve"> could be used to determine the river line that could be further intersected with prevailing object data. In that way, the detected shore could </w:t>
      </w:r>
      <w:r w:rsidR="00D23530">
        <w:rPr>
          <w:rFonts w:ascii="Arial" w:hAnsi="Arial" w:cs="Arial"/>
          <w:sz w:val="18"/>
          <w:szCs w:val="18"/>
          <w:lang w:val="en-US"/>
        </w:rPr>
        <w:t>be transferred</w:t>
      </w:r>
      <w:r w:rsidR="00E1574E">
        <w:rPr>
          <w:rFonts w:ascii="Arial" w:hAnsi="Arial" w:cs="Arial"/>
          <w:sz w:val="18"/>
          <w:szCs w:val="18"/>
          <w:lang w:val="en-US"/>
        </w:rPr>
        <w:t xml:space="preserve"> into several water </w:t>
      </w:r>
      <w:proofErr w:type="gramStart"/>
      <w:r w:rsidR="00E1574E">
        <w:rPr>
          <w:rFonts w:ascii="Arial" w:hAnsi="Arial" w:cs="Arial"/>
          <w:sz w:val="18"/>
          <w:szCs w:val="18"/>
          <w:lang w:val="en-US"/>
        </w:rPr>
        <w:t>levels</w:t>
      </w:r>
      <w:r w:rsidR="00B613EB">
        <w:rPr>
          <w:rFonts w:ascii="Arial" w:hAnsi="Arial" w:cs="Arial"/>
          <w:sz w:val="18"/>
          <w:szCs w:val="18"/>
          <w:lang w:val="en-US"/>
        </w:rPr>
        <w:t xml:space="preserve"> </w:t>
      </w:r>
      <w:proofErr w:type="gramEnd"/>
      <w:del w:id="678" w:author="Greenich Viper" w:date="2017-10-17T21:29:00Z">
        <w:r w:rsidR="00B613EB" w:rsidRPr="00B613EB" w:rsidDel="00984091">
          <w:rPr>
            <w:rFonts w:ascii="Arial" w:hAnsi="Arial" w:cs="Arial"/>
            <w:sz w:val="18"/>
            <w:szCs w:val="18"/>
            <w:lang w:val="en-US"/>
          </w:rPr>
          <w:delText>(MELA 2016, HANNES PAPER?)</w:delText>
        </w:r>
      </w:del>
      <w:r w:rsidR="00D23530">
        <w:rPr>
          <w:rFonts w:ascii="Arial" w:hAnsi="Arial" w:cs="Arial"/>
          <w:sz w:val="18"/>
          <w:szCs w:val="18"/>
          <w:lang w:val="en-US"/>
        </w:rPr>
        <w:t xml:space="preserve">. For this, the shore area should be visible inside of the image and must provide sufficient information for image-to-geometry intersection in terms of buildings, stones or other artificial objects </w:t>
      </w:r>
      <w:r w:rsidR="00B613EB">
        <w:rPr>
          <w:rFonts w:ascii="Arial" w:hAnsi="Arial" w:cs="Arial"/>
          <w:sz w:val="18"/>
          <w:szCs w:val="18"/>
          <w:lang w:val="en-US"/>
        </w:rPr>
        <w:t>(see chapter 2)</w:t>
      </w:r>
      <w:r w:rsidR="00D23530">
        <w:rPr>
          <w:rFonts w:ascii="Arial" w:hAnsi="Arial" w:cs="Arial"/>
          <w:sz w:val="18"/>
          <w:szCs w:val="18"/>
          <w:lang w:val="en-US"/>
        </w:rPr>
        <w:t>.</w:t>
      </w:r>
    </w:p>
    <w:p w:rsidR="009835A4" w:rsidRDefault="009835A4" w:rsidP="00376F1C">
      <w:pPr>
        <w:widowControl w:val="0"/>
        <w:tabs>
          <w:tab w:val="left" w:pos="142"/>
        </w:tabs>
        <w:jc w:val="both"/>
        <w:rPr>
          <w:rFonts w:ascii="Arial" w:hAnsi="Arial" w:cs="Arial"/>
          <w:lang w:val="en-GB"/>
        </w:rPr>
      </w:pPr>
    </w:p>
    <w:p w:rsidR="0050260A" w:rsidRDefault="001C28F6" w:rsidP="0050260A">
      <w:pPr>
        <w:widowControl w:val="0"/>
        <w:jc w:val="both"/>
        <w:rPr>
          <w:rFonts w:ascii="Arial" w:hAnsi="Arial" w:cs="Arial"/>
          <w:sz w:val="18"/>
          <w:szCs w:val="18"/>
          <w:lang w:val="en-US"/>
        </w:rPr>
      </w:pPr>
      <w:r>
        <w:rPr>
          <w:rFonts w:ascii="Arial" w:hAnsi="Arial" w:cs="Arial"/>
          <w:sz w:val="18"/>
          <w:szCs w:val="18"/>
          <w:lang w:val="en-US"/>
        </w:rPr>
        <w:t>4.2</w:t>
      </w:r>
      <w:r w:rsidR="0050260A">
        <w:rPr>
          <w:rFonts w:ascii="Arial" w:hAnsi="Arial" w:cs="Arial"/>
          <w:sz w:val="18"/>
          <w:szCs w:val="18"/>
          <w:lang w:val="en-US"/>
        </w:rPr>
        <w:t xml:space="preserve"> Petroleum Geology</w:t>
      </w:r>
    </w:p>
    <w:p w:rsidR="0050260A" w:rsidRDefault="0050260A" w:rsidP="0050260A">
      <w:pPr>
        <w:widowControl w:val="0"/>
        <w:jc w:val="both"/>
        <w:rPr>
          <w:rFonts w:ascii="Arial" w:hAnsi="Arial" w:cs="Arial"/>
          <w:sz w:val="18"/>
          <w:szCs w:val="18"/>
          <w:lang w:val="en-US"/>
        </w:rPr>
      </w:pPr>
    </w:p>
    <w:p w:rsidR="00956F35" w:rsidRDefault="00F6612B" w:rsidP="0050260A">
      <w:pPr>
        <w:widowControl w:val="0"/>
        <w:tabs>
          <w:tab w:val="left" w:pos="142"/>
        </w:tabs>
        <w:jc w:val="both"/>
        <w:rPr>
          <w:rFonts w:ascii="Arial" w:hAnsi="Arial" w:cs="Arial"/>
          <w:sz w:val="18"/>
          <w:szCs w:val="18"/>
          <w:lang w:val="en-GB"/>
        </w:rPr>
      </w:pPr>
      <w:r>
        <w:rPr>
          <w:rFonts w:ascii="Arial" w:hAnsi="Arial" w:cs="Arial"/>
          <w:sz w:val="18"/>
          <w:szCs w:val="18"/>
          <w:lang w:val="en-GB"/>
        </w:rPr>
        <w:t xml:space="preserve">The feature-based registration on textured triangle meshes is integrated in the Geological Registration and Interpretation Toolkit (GRIT), a 2D-3D mobile application for smartphones and tablets to study geological rock exposures (i.e. outcrops). Geological studies include several purposes ranging from sedimentary architecture reconstruction (e.g. SAFARI project </w:t>
      </w:r>
      <w:r w:rsidRPr="008D1AAA">
        <w:rPr>
          <w:rFonts w:ascii="Arial" w:hAnsi="Arial" w:cs="Arial"/>
          <w:sz w:val="18"/>
          <w:szCs w:val="18"/>
          <w:highlight w:val="yellow"/>
          <w:lang w:val="en-GB"/>
        </w:rPr>
        <w:t>[Dreyer1993,</w:t>
      </w:r>
      <w:r>
        <w:rPr>
          <w:rFonts w:ascii="Arial" w:hAnsi="Arial" w:cs="Arial"/>
          <w:sz w:val="18"/>
          <w:szCs w:val="18"/>
          <w:lang w:val="en-GB"/>
        </w:rPr>
        <w:t xml:space="preserve"> Howell2014]) over structural studies for flow analysis </w:t>
      </w:r>
      <w:r w:rsidRPr="008D1AAA">
        <w:rPr>
          <w:rFonts w:ascii="Arial" w:hAnsi="Arial" w:cs="Arial"/>
          <w:sz w:val="18"/>
          <w:szCs w:val="18"/>
          <w:highlight w:val="yellow"/>
          <w:lang w:val="en-GB"/>
        </w:rPr>
        <w:t>[Lamarche</w:t>
      </w:r>
      <w:r w:rsidR="008D1AAA" w:rsidRPr="008D1AAA">
        <w:rPr>
          <w:rFonts w:ascii="Arial" w:hAnsi="Arial" w:cs="Arial"/>
          <w:sz w:val="18"/>
          <w:szCs w:val="18"/>
          <w:highlight w:val="yellow"/>
          <w:lang w:val="en-GB"/>
        </w:rPr>
        <w:t>2012</w:t>
      </w:r>
      <w:r w:rsidRPr="008D1AAA">
        <w:rPr>
          <w:rFonts w:ascii="Arial" w:hAnsi="Arial" w:cs="Arial"/>
          <w:sz w:val="18"/>
          <w:szCs w:val="18"/>
          <w:highlight w:val="yellow"/>
          <w:lang w:val="en-GB"/>
        </w:rPr>
        <w:t>]</w:t>
      </w:r>
      <w:r>
        <w:rPr>
          <w:rFonts w:ascii="Arial" w:hAnsi="Arial" w:cs="Arial"/>
          <w:sz w:val="18"/>
          <w:szCs w:val="18"/>
          <w:lang w:val="en-GB"/>
        </w:rPr>
        <w:t xml:space="preserve"> to structural studies for geothermal prospect evaluation. In the case of GRIT, the technology has been applied on sedimentology case studies at Mam Tor, Derbyshire, UK [Kehl2016</w:t>
      </w:r>
      <w:r w:rsidR="008D1AAA">
        <w:rPr>
          <w:rFonts w:ascii="Arial" w:hAnsi="Arial" w:cs="Arial"/>
          <w:sz w:val="18"/>
          <w:szCs w:val="18"/>
          <w:lang w:val="en-GB"/>
        </w:rPr>
        <w:t>a</w:t>
      </w:r>
      <w:r>
        <w:rPr>
          <w:rFonts w:ascii="Arial" w:hAnsi="Arial" w:cs="Arial"/>
          <w:sz w:val="18"/>
          <w:szCs w:val="18"/>
          <w:lang w:val="en-GB"/>
        </w:rPr>
        <w:t>,</w:t>
      </w:r>
      <w:r w:rsidR="003A2112">
        <w:rPr>
          <w:rFonts w:ascii="Arial" w:hAnsi="Arial" w:cs="Arial"/>
          <w:sz w:val="18"/>
          <w:szCs w:val="18"/>
          <w:lang w:val="en-GB"/>
        </w:rPr>
        <w:t xml:space="preserve"> </w:t>
      </w:r>
      <w:r>
        <w:rPr>
          <w:rFonts w:ascii="Arial" w:hAnsi="Arial" w:cs="Arial"/>
          <w:sz w:val="18"/>
          <w:szCs w:val="18"/>
          <w:lang w:val="en-GB"/>
        </w:rPr>
        <w:t xml:space="preserve">Kehl2017a] and an oil reservoir </w:t>
      </w:r>
      <w:proofErr w:type="spellStart"/>
      <w:r>
        <w:rPr>
          <w:rFonts w:ascii="Arial" w:hAnsi="Arial" w:cs="Arial"/>
          <w:sz w:val="18"/>
          <w:szCs w:val="18"/>
          <w:lang w:val="en-GB"/>
        </w:rPr>
        <w:t>reservoir</w:t>
      </w:r>
      <w:proofErr w:type="spellEnd"/>
      <w:r>
        <w:rPr>
          <w:rFonts w:ascii="Arial" w:hAnsi="Arial" w:cs="Arial"/>
          <w:sz w:val="18"/>
          <w:szCs w:val="18"/>
          <w:lang w:val="en-GB"/>
        </w:rPr>
        <w:t xml:space="preserve"> analogue study at the </w:t>
      </w:r>
      <w:proofErr w:type="spellStart"/>
      <w:r>
        <w:rPr>
          <w:rFonts w:ascii="Arial" w:hAnsi="Arial" w:cs="Arial"/>
          <w:sz w:val="18"/>
          <w:szCs w:val="18"/>
          <w:lang w:val="en-GB"/>
        </w:rPr>
        <w:t>Saltwick</w:t>
      </w:r>
      <w:proofErr w:type="spellEnd"/>
      <w:r>
        <w:rPr>
          <w:rFonts w:ascii="Arial" w:hAnsi="Arial" w:cs="Arial"/>
          <w:sz w:val="18"/>
          <w:szCs w:val="18"/>
          <w:lang w:val="en-GB"/>
        </w:rPr>
        <w:t xml:space="preserve"> Formation, Whitby, North Yorkshire, UK [Kehl2017c]</w:t>
      </w:r>
      <w:r w:rsidR="00852CB1">
        <w:rPr>
          <w:rFonts w:ascii="Arial" w:hAnsi="Arial" w:cs="Arial"/>
          <w:sz w:val="18"/>
          <w:szCs w:val="18"/>
          <w:lang w:val="en-GB"/>
        </w:rPr>
        <w:t xml:space="preserve"> (fig. 6)</w:t>
      </w:r>
      <w:r>
        <w:rPr>
          <w:rFonts w:ascii="Arial" w:hAnsi="Arial" w:cs="Arial"/>
          <w:sz w:val="18"/>
          <w:szCs w:val="18"/>
          <w:lang w:val="en-GB"/>
        </w:rPr>
        <w:t xml:space="preserve">. </w:t>
      </w:r>
    </w:p>
    <w:p w:rsidR="00956F35" w:rsidRDefault="00956F35" w:rsidP="0050260A">
      <w:pPr>
        <w:widowControl w:val="0"/>
        <w:tabs>
          <w:tab w:val="left" w:pos="142"/>
        </w:tabs>
        <w:jc w:val="both"/>
        <w:rPr>
          <w:ins w:id="679" w:author="ms699852" w:date="2017-10-17T18:39:00Z"/>
          <w:rFonts w:ascii="Arial" w:hAnsi="Arial" w:cs="Arial"/>
          <w:sz w:val="18"/>
          <w:szCs w:val="18"/>
          <w:lang w:val="en-GB"/>
        </w:rPr>
      </w:pPr>
      <w:r w:rsidRPr="00C35850">
        <w:rPr>
          <w:rFonts w:ascii="Arial" w:hAnsi="Arial" w:cs="Arial"/>
          <w:sz w:val="18"/>
          <w:szCs w:val="18"/>
          <w:lang w:val="en-GB"/>
        </w:rPr>
        <w:t>[IMAGE 3D INTERPRETATION OF MAM TOR</w:t>
      </w:r>
      <w:ins w:id="680" w:author="Greenich Viper" w:date="2017-09-05T20:24:00Z">
        <w:r w:rsidR="00DB2D56">
          <w:rPr>
            <w:rFonts w:ascii="Arial" w:hAnsi="Arial" w:cs="Arial"/>
            <w:sz w:val="18"/>
            <w:szCs w:val="18"/>
            <w:highlight w:val="yellow"/>
            <w:lang w:val="en-GB"/>
          </w:rPr>
          <w:t xml:space="preserve"> </w:t>
        </w:r>
      </w:ins>
      <w:ins w:id="681" w:author="Greenich Viper" w:date="2017-09-05T20:25:00Z">
        <w:r w:rsidR="00DB2D56">
          <w:rPr>
            <w:rFonts w:ascii="Arial" w:hAnsi="Arial" w:cs="Arial"/>
            <w:sz w:val="18"/>
            <w:szCs w:val="18"/>
            <w:highlight w:val="yellow"/>
            <w:lang w:val="en-GB"/>
          </w:rPr>
          <w:t>–</w:t>
        </w:r>
      </w:ins>
      <w:ins w:id="682" w:author="Greenich Viper" w:date="2017-09-05T20:24:00Z">
        <w:r w:rsidR="00DB2D56">
          <w:rPr>
            <w:rFonts w:ascii="Arial" w:hAnsi="Arial" w:cs="Arial"/>
            <w:sz w:val="18"/>
            <w:szCs w:val="18"/>
            <w:highlight w:val="yellow"/>
            <w:lang w:val="en-GB"/>
          </w:rPr>
          <w:t xml:space="preserve"> already </w:t>
        </w:r>
      </w:ins>
      <w:ins w:id="683" w:author="Greenich Viper" w:date="2017-09-05T20:25:00Z">
        <w:r w:rsidR="00DB2D56">
          <w:rPr>
            <w:rFonts w:ascii="Arial" w:hAnsi="Arial" w:cs="Arial"/>
            <w:sz w:val="18"/>
            <w:szCs w:val="18"/>
            <w:highlight w:val="yellow"/>
            <w:lang w:val="en-GB"/>
          </w:rPr>
          <w:t xml:space="preserve">shown </w:t>
        </w:r>
        <w:proofErr w:type="spellStart"/>
        <w:r w:rsidR="00DB2D56">
          <w:rPr>
            <w:rFonts w:ascii="Arial" w:hAnsi="Arial" w:cs="Arial"/>
            <w:sz w:val="18"/>
            <w:szCs w:val="18"/>
            <w:highlight w:val="yellow"/>
            <w:lang w:val="en-GB"/>
          </w:rPr>
          <w:t>sooo</w:t>
        </w:r>
        <w:proofErr w:type="spellEnd"/>
        <w:r w:rsidR="00DB2D56">
          <w:rPr>
            <w:rFonts w:ascii="Arial" w:hAnsi="Arial" w:cs="Arial"/>
            <w:sz w:val="18"/>
            <w:szCs w:val="18"/>
            <w:highlight w:val="yellow"/>
            <w:lang w:val="en-GB"/>
          </w:rPr>
          <w:t xml:space="preserve"> often, perhaps rather show something new</w:t>
        </w:r>
      </w:ins>
      <w:r w:rsidRPr="00C35850">
        <w:rPr>
          <w:rFonts w:ascii="Arial" w:hAnsi="Arial" w:cs="Arial"/>
          <w:sz w:val="18"/>
          <w:szCs w:val="18"/>
          <w:highlight w:val="yellow"/>
          <w:lang w:val="en-GB"/>
        </w:rPr>
        <w:t>]</w:t>
      </w:r>
    </w:p>
    <w:p w:rsidR="00B974D8" w:rsidRDefault="00B974D8" w:rsidP="0050260A">
      <w:pPr>
        <w:widowControl w:val="0"/>
        <w:tabs>
          <w:tab w:val="left" w:pos="142"/>
        </w:tabs>
        <w:jc w:val="both"/>
        <w:rPr>
          <w:rFonts w:ascii="Arial" w:hAnsi="Arial" w:cs="Arial"/>
          <w:sz w:val="18"/>
          <w:szCs w:val="18"/>
          <w:lang w:val="en-GB"/>
        </w:rPr>
      </w:pPr>
    </w:p>
    <w:p w:rsidR="00852CB1" w:rsidRDefault="00B47BF9" w:rsidP="00C35850">
      <w:pPr>
        <w:widowControl w:val="0"/>
        <w:tabs>
          <w:tab w:val="left" w:pos="142"/>
        </w:tabs>
        <w:jc w:val="center"/>
        <w:rPr>
          <w:rFonts w:ascii="Arial" w:hAnsi="Arial" w:cs="Arial"/>
          <w:sz w:val="18"/>
          <w:szCs w:val="18"/>
          <w:lang w:val="en-GB"/>
        </w:rPr>
      </w:pPr>
      <w:ins w:id="684" w:author="ms699852" w:date="2017-10-17T18:44:00Z">
        <w:r>
          <w:rPr>
            <w:rFonts w:ascii="Arial" w:hAnsi="Arial" w:cs="Arial"/>
            <w:noProof/>
            <w:sz w:val="18"/>
            <w:szCs w:val="18"/>
          </w:rPr>
          <w:lastRenderedPageBreak/>
          <w:drawing>
            <wp:inline distT="0" distB="0" distL="0" distR="0">
              <wp:extent cx="4245610" cy="2309495"/>
              <wp:effectExtent l="19050" t="0" r="2540" b="0"/>
              <wp:docPr id="9" name="Bild 9" descr="tablet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t_screenshot"/>
                      <pic:cNvPicPr>
                        <a:picLocks noChangeAspect="1" noChangeArrowheads="1"/>
                      </pic:cNvPicPr>
                    </pic:nvPicPr>
                    <pic:blipFill>
                      <a:blip r:embed="rId19" cstate="print"/>
                      <a:srcRect/>
                      <a:stretch>
                        <a:fillRect/>
                      </a:stretch>
                    </pic:blipFill>
                    <pic:spPr bwMode="auto">
                      <a:xfrm>
                        <a:off x="0" y="0"/>
                        <a:ext cx="4245610" cy="2309495"/>
                      </a:xfrm>
                      <a:prstGeom prst="rect">
                        <a:avLst/>
                      </a:prstGeom>
                      <a:noFill/>
                      <a:ln w="9525">
                        <a:noFill/>
                        <a:miter lim="800000"/>
                        <a:headEnd/>
                        <a:tailEnd/>
                      </a:ln>
                    </pic:spPr>
                  </pic:pic>
                </a:graphicData>
              </a:graphic>
            </wp:inline>
          </w:drawing>
        </w:r>
      </w:ins>
      <w:del w:id="685" w:author="ms699852" w:date="2017-10-17T18:42:00Z">
        <w:r>
          <w:rPr>
            <w:rFonts w:ascii="Arial" w:hAnsi="Arial" w:cs="Arial"/>
            <w:noProof/>
            <w:sz w:val="18"/>
            <w:szCs w:val="18"/>
          </w:rPr>
          <w:drawing>
            <wp:inline distT="0" distB="0" distL="0" distR="0">
              <wp:extent cx="3877310" cy="2422525"/>
              <wp:effectExtent l="19050" t="0" r="8890" b="0"/>
              <wp:docPr id="10" name="Bild 10" descr="Tablet_Whitby_3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t_Whitby_3D_1"/>
                      <pic:cNvPicPr>
                        <a:picLocks noChangeAspect="1" noChangeArrowheads="1"/>
                      </pic:cNvPicPr>
                    </pic:nvPicPr>
                    <pic:blipFill>
                      <a:blip r:embed="rId20" cstate="print"/>
                      <a:srcRect/>
                      <a:stretch>
                        <a:fillRect/>
                      </a:stretch>
                    </pic:blipFill>
                    <pic:spPr bwMode="auto">
                      <a:xfrm>
                        <a:off x="0" y="0"/>
                        <a:ext cx="3877310" cy="2422525"/>
                      </a:xfrm>
                      <a:prstGeom prst="rect">
                        <a:avLst/>
                      </a:prstGeom>
                      <a:noFill/>
                      <a:ln w="9525">
                        <a:noFill/>
                        <a:miter lim="800000"/>
                        <a:headEnd/>
                        <a:tailEnd/>
                      </a:ln>
                    </pic:spPr>
                  </pic:pic>
                </a:graphicData>
              </a:graphic>
            </wp:inline>
          </w:drawing>
        </w:r>
      </w:del>
    </w:p>
    <w:p w:rsidR="00852CB1" w:rsidRPr="00295F10" w:rsidRDefault="00852CB1" w:rsidP="00B974D8">
      <w:pPr>
        <w:widowControl w:val="0"/>
        <w:spacing w:before="120"/>
        <w:rPr>
          <w:rFonts w:ascii="Arial" w:hAnsi="Arial" w:cs="Arial"/>
          <w:lang w:val="en-US"/>
        </w:rPr>
        <w:pPrChange w:id="686" w:author="ms699852" w:date="2017-10-17T18:39:00Z">
          <w:pPr>
            <w:widowControl w:val="0"/>
          </w:pPr>
        </w:pPrChange>
      </w:pPr>
      <w:proofErr w:type="gramStart"/>
      <w:r w:rsidRPr="00C35850">
        <w:rPr>
          <w:rFonts w:ascii="Arial" w:hAnsi="Arial" w:cs="Arial"/>
          <w:b/>
          <w:bCs/>
          <w:sz w:val="18"/>
          <w:szCs w:val="18"/>
          <w:lang w:val="en-US"/>
        </w:rPr>
        <w:t xml:space="preserve">Fig. </w:t>
      </w:r>
      <w:r>
        <w:rPr>
          <w:rFonts w:ascii="Arial" w:hAnsi="Arial" w:cs="Arial"/>
          <w:b/>
          <w:bCs/>
          <w:sz w:val="18"/>
          <w:szCs w:val="18"/>
          <w:lang w:val="en-US"/>
        </w:rPr>
        <w:t>6</w:t>
      </w:r>
      <w:r w:rsidRPr="00C35850">
        <w:rPr>
          <w:rFonts w:ascii="Arial" w:hAnsi="Arial" w:cs="Arial"/>
          <w:b/>
          <w:bCs/>
          <w:sz w:val="18"/>
          <w:szCs w:val="18"/>
          <w:lang w:val="en-US"/>
        </w:rPr>
        <w:t>.</w:t>
      </w:r>
      <w:proofErr w:type="gramEnd"/>
      <w:r w:rsidRPr="00C35850">
        <w:rPr>
          <w:rFonts w:ascii="Arial" w:hAnsi="Arial" w:cs="Arial"/>
          <w:sz w:val="18"/>
          <w:szCs w:val="18"/>
          <w:lang w:val="en-US"/>
        </w:rPr>
        <w:t xml:space="preserve"> </w:t>
      </w:r>
      <w:r>
        <w:rPr>
          <w:rFonts w:ascii="Arial" w:hAnsi="Arial" w:cs="Arial"/>
          <w:sz w:val="18"/>
          <w:szCs w:val="18"/>
          <w:lang w:val="en-GB"/>
        </w:rPr>
        <w:t xml:space="preserve">3D-registered interpretations of the </w:t>
      </w:r>
      <w:proofErr w:type="spellStart"/>
      <w:r>
        <w:rPr>
          <w:rFonts w:ascii="Arial" w:hAnsi="Arial" w:cs="Arial"/>
          <w:sz w:val="18"/>
          <w:szCs w:val="18"/>
          <w:lang w:val="en-GB"/>
        </w:rPr>
        <w:t>Saltwick</w:t>
      </w:r>
      <w:proofErr w:type="spellEnd"/>
      <w:r>
        <w:rPr>
          <w:rFonts w:ascii="Arial" w:hAnsi="Arial" w:cs="Arial"/>
          <w:sz w:val="18"/>
          <w:szCs w:val="18"/>
          <w:lang w:val="en-GB"/>
        </w:rPr>
        <w:t xml:space="preserve"> Formation (North Yorkshire, UK) geological case study highlighting the sandstone channel architecture of the North Sea cliff section outcrop.</w:t>
      </w:r>
    </w:p>
    <w:p w:rsidR="00852CB1" w:rsidRPr="00C35850" w:rsidRDefault="00852CB1" w:rsidP="0050260A">
      <w:pPr>
        <w:widowControl w:val="0"/>
        <w:tabs>
          <w:tab w:val="left" w:pos="142"/>
        </w:tabs>
        <w:jc w:val="both"/>
        <w:rPr>
          <w:ins w:id="687" w:author="Greenich Viper" w:date="2017-09-22T13:26:00Z"/>
          <w:rFonts w:ascii="Arial" w:hAnsi="Arial" w:cs="Arial"/>
          <w:sz w:val="18"/>
          <w:szCs w:val="18"/>
          <w:lang w:val="en-US"/>
        </w:rPr>
      </w:pPr>
    </w:p>
    <w:p w:rsidR="0050260A" w:rsidRDefault="00F6612B" w:rsidP="0050260A">
      <w:pPr>
        <w:widowControl w:val="0"/>
        <w:tabs>
          <w:tab w:val="left" w:pos="142"/>
        </w:tabs>
        <w:jc w:val="both"/>
        <w:rPr>
          <w:rFonts w:ascii="Arial" w:hAnsi="Arial" w:cs="Arial"/>
          <w:sz w:val="18"/>
          <w:szCs w:val="18"/>
          <w:lang w:val="en-GB"/>
        </w:rPr>
      </w:pPr>
      <w:r>
        <w:rPr>
          <w:rFonts w:ascii="Arial" w:hAnsi="Arial" w:cs="Arial"/>
          <w:sz w:val="18"/>
          <w:szCs w:val="18"/>
          <w:lang w:val="en-GB"/>
        </w:rPr>
        <w:t xml:space="preserve">A case study at </w:t>
      </w:r>
      <w:proofErr w:type="spellStart"/>
      <w:r>
        <w:rPr>
          <w:rFonts w:ascii="Arial" w:hAnsi="Arial" w:cs="Arial"/>
          <w:sz w:val="18"/>
          <w:szCs w:val="18"/>
          <w:lang w:val="en-GB"/>
        </w:rPr>
        <w:t>Calvisson</w:t>
      </w:r>
      <w:proofErr w:type="spellEnd"/>
      <w:r>
        <w:rPr>
          <w:rFonts w:ascii="Arial" w:hAnsi="Arial" w:cs="Arial"/>
          <w:sz w:val="18"/>
          <w:szCs w:val="18"/>
          <w:lang w:val="en-GB"/>
        </w:rPr>
        <w:t xml:space="preserve">, </w:t>
      </w:r>
      <w:r w:rsidR="00956F35">
        <w:rPr>
          <w:rFonts w:ascii="Arial" w:hAnsi="Arial" w:cs="Arial"/>
          <w:sz w:val="18"/>
          <w:szCs w:val="18"/>
          <w:lang w:val="en-GB"/>
        </w:rPr>
        <w:t>department Gard, France was used to gain insight into fracture networks [</w:t>
      </w:r>
      <w:r w:rsidR="0001245F">
        <w:rPr>
          <w:rFonts w:ascii="Arial" w:hAnsi="Arial" w:cs="Arial"/>
          <w:sz w:val="18"/>
          <w:szCs w:val="18"/>
          <w:lang w:val="en-GB"/>
        </w:rPr>
        <w:t>Bisdom2014</w:t>
      </w:r>
      <w:r w:rsidR="00956F35">
        <w:rPr>
          <w:rFonts w:ascii="Arial" w:hAnsi="Arial" w:cs="Arial"/>
          <w:sz w:val="18"/>
          <w:szCs w:val="18"/>
          <w:lang w:val="en-GB"/>
        </w:rPr>
        <w:t xml:space="preserve">] and their interconnectivity to more reliably predict multi-phase flow (i.e. combined flow of multiple, heterogeneous fluids) in subsurface reservoirs with strong deformation patterns </w:t>
      </w:r>
      <w:r w:rsidR="00956F35" w:rsidRPr="008D1AAA">
        <w:rPr>
          <w:rFonts w:ascii="Arial" w:hAnsi="Arial" w:cs="Arial"/>
          <w:sz w:val="18"/>
          <w:szCs w:val="18"/>
          <w:highlight w:val="yellow"/>
          <w:lang w:val="en-GB"/>
        </w:rPr>
        <w:t>[</w:t>
      </w:r>
      <w:r w:rsidR="008D1AAA" w:rsidRPr="008D1AAA">
        <w:rPr>
          <w:rFonts w:ascii="Arial" w:hAnsi="Arial" w:cs="Arial"/>
          <w:sz w:val="18"/>
          <w:szCs w:val="18"/>
          <w:highlight w:val="yellow"/>
          <w:lang w:val="en-GB"/>
        </w:rPr>
        <w:t>Lamarche</w:t>
      </w:r>
      <w:r w:rsidR="00956F35" w:rsidRPr="008D1AAA">
        <w:rPr>
          <w:rFonts w:ascii="Arial" w:hAnsi="Arial" w:cs="Arial"/>
          <w:sz w:val="18"/>
          <w:szCs w:val="18"/>
          <w:highlight w:val="yellow"/>
          <w:lang w:val="en-GB"/>
        </w:rPr>
        <w:t>2017]</w:t>
      </w:r>
      <w:r w:rsidR="00956F35">
        <w:rPr>
          <w:rFonts w:ascii="Arial" w:hAnsi="Arial" w:cs="Arial"/>
          <w:sz w:val="18"/>
          <w:szCs w:val="18"/>
          <w:lang w:val="en-GB"/>
        </w:rPr>
        <w:t>. Further investigations are planned in the soon future.</w:t>
      </w:r>
    </w:p>
    <w:p w:rsidR="0050260A" w:rsidRPr="0050260A" w:rsidRDefault="0050260A" w:rsidP="00D765D4">
      <w:pPr>
        <w:widowControl w:val="0"/>
        <w:tabs>
          <w:tab w:val="left" w:pos="142"/>
        </w:tabs>
        <w:jc w:val="both"/>
        <w:rPr>
          <w:rFonts w:ascii="Arial" w:hAnsi="Arial" w:cs="Arial"/>
          <w:sz w:val="18"/>
          <w:szCs w:val="18"/>
          <w:lang w:val="en-GB"/>
        </w:rPr>
      </w:pPr>
      <w:r>
        <w:rPr>
          <w:rFonts w:ascii="Arial" w:hAnsi="Arial" w:cs="Arial"/>
          <w:sz w:val="18"/>
          <w:szCs w:val="18"/>
          <w:lang w:val="en-GB"/>
        </w:rPr>
        <w:tab/>
      </w:r>
      <w:r w:rsidR="00D765D4">
        <w:rPr>
          <w:rFonts w:ascii="Arial" w:hAnsi="Arial" w:cs="Arial"/>
          <w:sz w:val="18"/>
          <w:szCs w:val="18"/>
          <w:lang w:val="en-GB"/>
        </w:rPr>
        <w:t xml:space="preserve">Additionally, the mobile device application is envisaged to be used on further geothermal research studies in Mexico, as well as sedimentary studies on Spitzbergen, Norway for carbon capture- and storage (CCS) projects of local coal power plants </w:t>
      </w:r>
      <w:r w:rsidR="00D765D4" w:rsidRPr="008D1AAA">
        <w:rPr>
          <w:rFonts w:ascii="Arial" w:hAnsi="Arial" w:cs="Arial"/>
          <w:sz w:val="18"/>
          <w:szCs w:val="18"/>
          <w:highlight w:val="yellow"/>
          <w:lang w:val="en-GB"/>
        </w:rPr>
        <w:t xml:space="preserve">(see </w:t>
      </w:r>
      <w:proofErr w:type="spellStart"/>
      <w:r w:rsidR="00D765D4" w:rsidRPr="008D1AAA">
        <w:rPr>
          <w:rFonts w:ascii="Arial" w:hAnsi="Arial" w:cs="Arial"/>
          <w:sz w:val="18"/>
          <w:szCs w:val="18"/>
          <w:highlight w:val="yellow"/>
          <w:lang w:val="en-GB"/>
        </w:rPr>
        <w:t>Senger</w:t>
      </w:r>
      <w:proofErr w:type="spellEnd"/>
      <w:r w:rsidR="00D765D4" w:rsidRPr="008D1AAA">
        <w:rPr>
          <w:rFonts w:ascii="Arial" w:hAnsi="Arial" w:cs="Arial"/>
          <w:sz w:val="18"/>
          <w:szCs w:val="18"/>
          <w:highlight w:val="yellow"/>
          <w:lang w:val="en-GB"/>
        </w:rPr>
        <w:t xml:space="preserve"> et al. [</w:t>
      </w:r>
      <w:r w:rsidR="00EA0280" w:rsidRPr="008D1AAA">
        <w:rPr>
          <w:rFonts w:ascii="Arial" w:hAnsi="Arial" w:cs="Arial"/>
          <w:sz w:val="18"/>
          <w:szCs w:val="18"/>
          <w:highlight w:val="yellow"/>
          <w:lang w:val="en-GB"/>
        </w:rPr>
        <w:t>Senger2015</w:t>
      </w:r>
      <w:r w:rsidR="00D765D4" w:rsidRPr="008D1AAA">
        <w:rPr>
          <w:rFonts w:ascii="Arial" w:hAnsi="Arial" w:cs="Arial"/>
          <w:sz w:val="18"/>
          <w:szCs w:val="18"/>
          <w:highlight w:val="yellow"/>
          <w:lang w:val="en-GB"/>
        </w:rPr>
        <w:t>] for initial studies on the subject)</w:t>
      </w:r>
      <w:r w:rsidR="00D765D4">
        <w:rPr>
          <w:rFonts w:ascii="Arial" w:hAnsi="Arial" w:cs="Arial"/>
          <w:sz w:val="18"/>
          <w:szCs w:val="18"/>
          <w:lang w:val="en-GB"/>
        </w:rPr>
        <w:t>.</w:t>
      </w:r>
    </w:p>
    <w:p w:rsidR="00376F1C" w:rsidRDefault="00376F1C">
      <w:pPr>
        <w:widowControl w:val="0"/>
        <w:rPr>
          <w:rFonts w:ascii="Arial" w:hAnsi="Arial" w:cs="Arial"/>
          <w:lang w:val="en-GB"/>
        </w:rPr>
      </w:pPr>
    </w:p>
    <w:p w:rsidR="00376F1C" w:rsidDel="001F4D42" w:rsidRDefault="00CE2370" w:rsidP="00376F1C">
      <w:pPr>
        <w:widowControl w:val="0"/>
        <w:tabs>
          <w:tab w:val="left" w:pos="284"/>
        </w:tabs>
        <w:jc w:val="both"/>
        <w:rPr>
          <w:del w:id="688" w:author="Greenich Viper" w:date="2017-10-17T21:41:00Z"/>
          <w:rFonts w:ascii="Arial" w:hAnsi="Arial" w:cs="Arial"/>
          <w:sz w:val="18"/>
          <w:szCs w:val="18"/>
          <w:lang w:val="en-US"/>
        </w:rPr>
      </w:pPr>
      <w:del w:id="689" w:author="Greenich Viper" w:date="2017-10-17T21:41:00Z">
        <w:r w:rsidDel="001F4D42">
          <w:rPr>
            <w:rFonts w:ascii="Arial" w:hAnsi="Arial" w:cs="Arial"/>
            <w:b/>
            <w:bCs/>
            <w:lang w:val="en-US"/>
          </w:rPr>
          <w:delText>5</w:delText>
        </w:r>
        <w:r w:rsidR="00376F1C" w:rsidDel="001F4D42">
          <w:rPr>
            <w:rFonts w:ascii="Arial" w:hAnsi="Arial" w:cs="Arial"/>
            <w:b/>
            <w:bCs/>
            <w:lang w:val="en-US"/>
          </w:rPr>
          <w:tab/>
        </w:r>
        <w:r w:rsidDel="001F4D42">
          <w:rPr>
            <w:rFonts w:ascii="Arial" w:hAnsi="Arial" w:cs="Arial"/>
            <w:b/>
            <w:bCs/>
            <w:lang w:val="en-US"/>
          </w:rPr>
          <w:delText>Current Research Activities</w:delText>
        </w:r>
      </w:del>
    </w:p>
    <w:p w:rsidR="00376F1C" w:rsidDel="001F4D42" w:rsidRDefault="00376F1C" w:rsidP="00376F1C">
      <w:pPr>
        <w:widowControl w:val="0"/>
        <w:jc w:val="both"/>
        <w:rPr>
          <w:del w:id="690" w:author="Greenich Viper" w:date="2017-10-17T21:41:00Z"/>
          <w:rFonts w:ascii="Arial" w:hAnsi="Arial" w:cs="Arial"/>
          <w:sz w:val="18"/>
          <w:szCs w:val="18"/>
          <w:lang w:val="en-US"/>
        </w:rPr>
      </w:pPr>
    </w:p>
    <w:p w:rsidR="00376F1C" w:rsidRPr="006F39B1" w:rsidDel="001F4D42" w:rsidRDefault="00553B86" w:rsidP="00376F1C">
      <w:pPr>
        <w:widowControl w:val="0"/>
        <w:tabs>
          <w:tab w:val="left" w:pos="142"/>
        </w:tabs>
        <w:jc w:val="both"/>
        <w:rPr>
          <w:del w:id="691" w:author="Greenich Viper" w:date="2017-10-17T21:41:00Z"/>
          <w:rFonts w:ascii="Arial" w:hAnsi="Arial" w:cs="Arial"/>
          <w:sz w:val="18"/>
          <w:szCs w:val="18"/>
          <w:highlight w:val="magenta"/>
          <w:lang w:val="en-GB"/>
          <w:rPrChange w:id="692" w:author=" " w:date="2017-10-16T11:02:00Z">
            <w:rPr>
              <w:del w:id="693" w:author="Greenich Viper" w:date="2017-10-17T21:41:00Z"/>
              <w:rFonts w:ascii="Arial" w:hAnsi="Arial" w:cs="Arial"/>
              <w:sz w:val="18"/>
              <w:szCs w:val="18"/>
              <w:lang w:val="en-GB"/>
            </w:rPr>
          </w:rPrChange>
        </w:rPr>
      </w:pPr>
      <w:del w:id="694" w:author="Greenich Viper" w:date="2017-10-17T21:41:00Z">
        <w:r w:rsidRPr="00553B86" w:rsidDel="001F4D42">
          <w:rPr>
            <w:rFonts w:ascii="Arial" w:hAnsi="Arial" w:cs="Arial"/>
            <w:sz w:val="18"/>
            <w:szCs w:val="18"/>
            <w:highlight w:val="magenta"/>
            <w:lang w:val="en-GB"/>
          </w:rPr>
          <w:delText xml:space="preserve">Verweis auf PhD, EXTRUSO, </w:delText>
        </w:r>
        <w:r w:rsidRPr="006F39B1" w:rsidDel="001F4D42">
          <w:rPr>
            <w:rFonts w:ascii="Arial" w:hAnsi="Arial" w:cs="Arial"/>
            <w:sz w:val="18"/>
            <w:szCs w:val="18"/>
            <w:highlight w:val="magenta"/>
            <w:lang w:val="en-GB"/>
          </w:rPr>
          <w:delText>….</w:delText>
        </w:r>
        <w:r w:rsidRPr="006F39B1" w:rsidDel="001F4D42">
          <w:rPr>
            <w:rFonts w:ascii="Arial" w:hAnsi="Arial" w:cs="Arial"/>
            <w:sz w:val="18"/>
            <w:szCs w:val="18"/>
            <w:highlight w:val="magenta"/>
            <w:lang w:val="en-GB"/>
            <w:rPrChange w:id="695" w:author=" " w:date="2017-10-16T11:02:00Z">
              <w:rPr>
                <w:rFonts w:ascii="Arial" w:hAnsi="Arial" w:cs="Arial"/>
                <w:sz w:val="18"/>
                <w:szCs w:val="18"/>
                <w:lang w:val="en-GB"/>
              </w:rPr>
            </w:rPrChange>
          </w:rPr>
          <w:delText xml:space="preserve"> </w:delText>
        </w:r>
        <w:r w:rsidR="00376F1C" w:rsidRPr="006F39B1" w:rsidDel="001F4D42">
          <w:rPr>
            <w:rFonts w:ascii="Arial" w:hAnsi="Arial" w:cs="Arial"/>
            <w:sz w:val="18"/>
            <w:szCs w:val="18"/>
            <w:highlight w:val="magenta"/>
            <w:lang w:val="en-GB"/>
            <w:rPrChange w:id="696" w:author=" " w:date="2017-10-16T11:02:00Z">
              <w:rPr>
                <w:rFonts w:ascii="Arial" w:hAnsi="Arial" w:cs="Arial"/>
                <w:sz w:val="18"/>
                <w:szCs w:val="18"/>
                <w:lang w:val="en-GB"/>
              </w:rPr>
            </w:rPrChange>
          </w:rPr>
          <w:delText>text text text text text text text text text text text text text text text text text text text text text text text text</w:delText>
        </w:r>
      </w:del>
    </w:p>
    <w:p w:rsidR="001C6460" w:rsidRPr="00C35850" w:rsidDel="001F4D42" w:rsidRDefault="001C6460" w:rsidP="00376F1C">
      <w:pPr>
        <w:widowControl w:val="0"/>
        <w:tabs>
          <w:tab w:val="left" w:pos="142"/>
        </w:tabs>
        <w:jc w:val="both"/>
        <w:rPr>
          <w:del w:id="697" w:author="Greenich Viper" w:date="2017-10-17T21:41:00Z"/>
          <w:rFonts w:ascii="Arial" w:hAnsi="Arial" w:cs="Arial"/>
          <w:lang w:val="en-GB"/>
        </w:rPr>
      </w:pPr>
      <w:del w:id="698" w:author="Greenich Viper" w:date="2017-10-17T21:41:00Z">
        <w:r w:rsidRPr="006F39B1" w:rsidDel="001F4D42">
          <w:rPr>
            <w:rFonts w:ascii="Arial" w:hAnsi="Arial" w:cs="Arial"/>
            <w:sz w:val="18"/>
            <w:szCs w:val="18"/>
            <w:highlight w:val="magenta"/>
            <w:lang w:val="en-GB"/>
            <w:rPrChange w:id="699" w:author=" " w:date="2017-10-16T11:02:00Z">
              <w:rPr>
                <w:rFonts w:ascii="Arial" w:hAnsi="Arial" w:cs="Arial"/>
                <w:sz w:val="18"/>
                <w:szCs w:val="18"/>
                <w:lang w:val="en-GB"/>
              </w:rPr>
            </w:rPrChange>
          </w:rPr>
          <w:tab/>
          <w:delText>text text text text text text text text text text text text text text text text text (Arial 9, Blocksatz).</w:delText>
        </w:r>
      </w:del>
    </w:p>
    <w:p w:rsidR="00376F1C" w:rsidDel="001F4D42" w:rsidRDefault="00376F1C" w:rsidP="00376F1C">
      <w:pPr>
        <w:widowControl w:val="0"/>
        <w:tabs>
          <w:tab w:val="left" w:pos="142"/>
        </w:tabs>
        <w:jc w:val="both"/>
        <w:rPr>
          <w:del w:id="700" w:author="Greenich Viper" w:date="2017-10-17T21:41:00Z"/>
          <w:rFonts w:ascii="Arial" w:hAnsi="Arial" w:cs="Arial"/>
          <w:sz w:val="18"/>
          <w:szCs w:val="18"/>
          <w:lang w:val="en-GB"/>
        </w:rPr>
      </w:pPr>
      <w:del w:id="701" w:author="Greenich Viper" w:date="2017-10-17T21:41:00Z">
        <w:r w:rsidDel="001F4D42">
          <w:rPr>
            <w:rFonts w:ascii="Arial" w:hAnsi="Arial" w:cs="Arial"/>
            <w:sz w:val="18"/>
            <w:szCs w:val="18"/>
            <w:lang w:val="en-GB"/>
          </w:rPr>
          <w:tab/>
        </w:r>
        <w:r w:rsidR="001C6460" w:rsidDel="001F4D42">
          <w:rPr>
            <w:rFonts w:ascii="Arial" w:hAnsi="Arial" w:cs="Arial"/>
            <w:sz w:val="18"/>
            <w:szCs w:val="18"/>
            <w:lang w:val="en-GB"/>
          </w:rPr>
          <w:delText>The advent of high-performance GPUs in mobile devices may further transform image-to-geometry methods in the future. After the closure of the VOM2MPS project, a particular interest is the usage of CUDA-based feature matching and registration on Tegra-powered mobile devices, such as the NVIDIA Shield and the Google Pixel C. Prospects of performing the registration in real-time may allow the incorporation of semantic registration features, such as horizons and feature edges, in a weighted optimisation scheme to improve auto-registration robustness. Ideally, existing higher-dimensional optimisation methods such as NEWUOA [Powell2006] are ported to mobile computation platforms to realise complex MI registration schemes on mobile devices.</w:delText>
        </w:r>
      </w:del>
    </w:p>
    <w:p w:rsidR="00376F1C" w:rsidRDefault="00376F1C">
      <w:pPr>
        <w:widowControl w:val="0"/>
        <w:rPr>
          <w:rFonts w:ascii="Arial" w:hAnsi="Arial" w:cs="Arial"/>
          <w:lang w:val="en-GB"/>
        </w:rPr>
      </w:pPr>
    </w:p>
    <w:p w:rsidR="00376F1C" w:rsidRDefault="00CE2370" w:rsidP="00376F1C">
      <w:pPr>
        <w:widowControl w:val="0"/>
        <w:tabs>
          <w:tab w:val="left" w:pos="284"/>
        </w:tabs>
        <w:jc w:val="both"/>
        <w:rPr>
          <w:rFonts w:ascii="Arial" w:hAnsi="Arial" w:cs="Arial"/>
          <w:sz w:val="18"/>
          <w:szCs w:val="18"/>
          <w:lang w:val="en-US"/>
        </w:rPr>
      </w:pPr>
      <w:r>
        <w:rPr>
          <w:rFonts w:ascii="Arial" w:hAnsi="Arial" w:cs="Arial"/>
          <w:b/>
          <w:bCs/>
          <w:lang w:val="en-US"/>
        </w:rPr>
        <w:t>Acknowledgements</w:t>
      </w:r>
    </w:p>
    <w:p w:rsidR="00376F1C" w:rsidRDefault="00376F1C" w:rsidP="00376F1C">
      <w:pPr>
        <w:widowControl w:val="0"/>
        <w:jc w:val="both"/>
        <w:rPr>
          <w:rFonts w:ascii="Arial" w:hAnsi="Arial" w:cs="Arial"/>
          <w:sz w:val="18"/>
          <w:szCs w:val="18"/>
          <w:lang w:val="en-US"/>
        </w:rPr>
      </w:pPr>
    </w:p>
    <w:p w:rsidR="00376F1C" w:rsidRDefault="001C6460" w:rsidP="00376F1C">
      <w:pPr>
        <w:widowControl w:val="0"/>
        <w:tabs>
          <w:tab w:val="left" w:pos="142"/>
        </w:tabs>
        <w:jc w:val="both"/>
        <w:rPr>
          <w:rFonts w:ascii="Arial" w:hAnsi="Arial" w:cs="Arial"/>
          <w:sz w:val="18"/>
          <w:szCs w:val="18"/>
          <w:lang w:val="en-GB"/>
        </w:rPr>
      </w:pPr>
      <w:r>
        <w:rPr>
          <w:rFonts w:ascii="Arial" w:hAnsi="Arial" w:cs="Arial"/>
          <w:sz w:val="18"/>
          <w:szCs w:val="18"/>
          <w:lang w:val="en-GB"/>
        </w:rPr>
        <w:t xml:space="preserve">The VOM2MPS (i.e. the research of Uni Research-affiliated authors) is funded as a </w:t>
      </w:r>
      <w:proofErr w:type="spellStart"/>
      <w:r>
        <w:rPr>
          <w:rFonts w:ascii="Arial" w:hAnsi="Arial" w:cs="Arial"/>
          <w:sz w:val="18"/>
          <w:szCs w:val="18"/>
          <w:lang w:val="en-GB"/>
        </w:rPr>
        <w:t>Petromaks</w:t>
      </w:r>
      <w:proofErr w:type="spellEnd"/>
      <w:r>
        <w:rPr>
          <w:rFonts w:ascii="Arial" w:hAnsi="Arial" w:cs="Arial"/>
          <w:sz w:val="18"/>
          <w:szCs w:val="18"/>
          <w:lang w:val="en-GB"/>
        </w:rPr>
        <w:t xml:space="preserve"> 2 project (no. 234111/E30) by the Research Council of Norway and the Force consortium, while data (e.g. </w:t>
      </w:r>
      <w:r w:rsidR="00C42435">
        <w:rPr>
          <w:rFonts w:ascii="Arial" w:hAnsi="Arial" w:cs="Arial"/>
          <w:sz w:val="18"/>
          <w:szCs w:val="18"/>
          <w:lang w:val="en-GB"/>
        </w:rPr>
        <w:t xml:space="preserve">Yorkshire datasets) </w:t>
      </w:r>
      <w:r>
        <w:rPr>
          <w:rFonts w:ascii="Arial" w:hAnsi="Arial" w:cs="Arial"/>
          <w:sz w:val="18"/>
          <w:szCs w:val="18"/>
          <w:lang w:val="en-GB"/>
        </w:rPr>
        <w:t xml:space="preserve">are </w:t>
      </w:r>
      <w:r w:rsidR="00C42435">
        <w:rPr>
          <w:rFonts w:ascii="Arial" w:hAnsi="Arial" w:cs="Arial"/>
          <w:sz w:val="18"/>
          <w:szCs w:val="18"/>
          <w:lang w:val="en-GB"/>
        </w:rPr>
        <w:t>provided by SAFARI (</w:t>
      </w:r>
      <w:hyperlink r:id="rId21" w:history="1">
        <w:r w:rsidR="00C42435" w:rsidRPr="0088519C">
          <w:rPr>
            <w:rStyle w:val="Hyperlink"/>
            <w:rFonts w:ascii="Arial" w:hAnsi="Arial" w:cs="Arial"/>
            <w:sz w:val="18"/>
            <w:szCs w:val="18"/>
            <w:lang w:val="en-GB"/>
          </w:rPr>
          <w:t>www.safaridb.com</w:t>
        </w:r>
      </w:hyperlink>
      <w:r w:rsidR="00C42435">
        <w:rPr>
          <w:rFonts w:ascii="Arial" w:hAnsi="Arial" w:cs="Arial"/>
          <w:sz w:val="18"/>
          <w:szCs w:val="18"/>
          <w:lang w:val="en-GB"/>
        </w:rPr>
        <w:t xml:space="preserve">). Data from </w:t>
      </w:r>
      <w:proofErr w:type="spellStart"/>
      <w:r w:rsidR="00C42435">
        <w:rPr>
          <w:rFonts w:ascii="Arial" w:hAnsi="Arial" w:cs="Arial"/>
          <w:sz w:val="18"/>
          <w:szCs w:val="18"/>
          <w:lang w:val="en-GB"/>
        </w:rPr>
        <w:t>Calvisson</w:t>
      </w:r>
      <w:proofErr w:type="spellEnd"/>
      <w:r w:rsidR="00C42435">
        <w:rPr>
          <w:rFonts w:ascii="Arial" w:hAnsi="Arial" w:cs="Arial"/>
          <w:sz w:val="18"/>
          <w:szCs w:val="18"/>
          <w:lang w:val="en-GB"/>
        </w:rPr>
        <w:t xml:space="preserve"> where collected and provided through an industry-funded research project by TOTAL.</w:t>
      </w:r>
    </w:p>
    <w:p w:rsidR="00DB23E9" w:rsidRPr="00DB23E9" w:rsidRDefault="00DB23E9" w:rsidP="005D2D7B">
      <w:pPr>
        <w:widowControl w:val="0"/>
        <w:tabs>
          <w:tab w:val="left" w:pos="142"/>
        </w:tabs>
        <w:ind w:firstLine="142"/>
        <w:jc w:val="both"/>
        <w:rPr>
          <w:rFonts w:ascii="Arial" w:hAnsi="Arial" w:cs="Arial"/>
          <w:sz w:val="18"/>
          <w:szCs w:val="18"/>
          <w:lang w:val="en-GB"/>
          <w:rPrChange w:id="702" w:author=" " w:date="2017-10-16T10:47:00Z">
            <w:rPr>
              <w:rFonts w:ascii="Arial" w:hAnsi="Arial" w:cs="Arial"/>
              <w:lang w:val="en-GB"/>
            </w:rPr>
          </w:rPrChange>
        </w:rPr>
        <w:pPrChange w:id="703" w:author="ms699852" w:date="2017-10-17T11:22:00Z">
          <w:pPr>
            <w:widowControl w:val="0"/>
            <w:tabs>
              <w:tab w:val="left" w:pos="142"/>
            </w:tabs>
            <w:jc w:val="both"/>
          </w:pPr>
        </w:pPrChange>
      </w:pPr>
      <w:ins w:id="704" w:author=" " w:date="2017-10-16T10:47:00Z">
        <w:r w:rsidRPr="00DB23E9">
          <w:rPr>
            <w:rFonts w:ascii="Arial" w:hAnsi="Arial" w:cs="Arial"/>
            <w:sz w:val="18"/>
            <w:szCs w:val="18"/>
            <w:lang w:val="en-GB"/>
          </w:rPr>
          <w:t xml:space="preserve">Gratefully, acknowledge </w:t>
        </w:r>
      </w:ins>
      <w:ins w:id="705" w:author=" " w:date="2017-10-16T10:48:00Z">
        <w:r>
          <w:rPr>
            <w:rFonts w:ascii="Arial" w:hAnsi="Arial" w:cs="Arial"/>
            <w:sz w:val="18"/>
            <w:szCs w:val="18"/>
            <w:lang w:val="en-GB"/>
          </w:rPr>
          <w:t>is</w:t>
        </w:r>
      </w:ins>
      <w:ins w:id="706" w:author=" " w:date="2017-10-16T10:47:00Z">
        <w:r>
          <w:rPr>
            <w:rFonts w:ascii="Arial" w:hAnsi="Arial" w:cs="Arial"/>
            <w:sz w:val="18"/>
            <w:szCs w:val="18"/>
            <w:lang w:val="en-GB"/>
          </w:rPr>
          <w:t xml:space="preserve"> given to </w:t>
        </w:r>
        <w:r w:rsidRPr="00DB23E9">
          <w:rPr>
            <w:rFonts w:ascii="Arial" w:hAnsi="Arial" w:cs="Arial"/>
            <w:sz w:val="18"/>
            <w:szCs w:val="18"/>
            <w:lang w:val="en-GB"/>
          </w:rPr>
          <w:t>the European Social Fund (ESF) and</w:t>
        </w:r>
      </w:ins>
      <w:ins w:id="707" w:author=" " w:date="2017-10-16T10:50:00Z">
        <w:r w:rsidR="00462479">
          <w:rPr>
            <w:rFonts w:ascii="Arial" w:hAnsi="Arial" w:cs="Arial"/>
            <w:sz w:val="18"/>
            <w:szCs w:val="18"/>
            <w:lang w:val="en-GB"/>
          </w:rPr>
          <w:t xml:space="preserve"> </w:t>
        </w:r>
      </w:ins>
      <w:ins w:id="708" w:author=" " w:date="2017-10-16T10:47:00Z">
        <w:r w:rsidRPr="00DB23E9">
          <w:rPr>
            <w:rFonts w:ascii="Arial" w:hAnsi="Arial" w:cs="Arial"/>
            <w:sz w:val="18"/>
            <w:szCs w:val="18"/>
            <w:lang w:val="en-GB"/>
          </w:rPr>
          <w:t>the Free</w:t>
        </w:r>
      </w:ins>
      <w:ins w:id="709" w:author="ms699852" w:date="2017-10-17T11:22:00Z">
        <w:r w:rsidR="005D2D7B">
          <w:rPr>
            <w:rFonts w:ascii="Arial" w:hAnsi="Arial" w:cs="Arial"/>
            <w:sz w:val="18"/>
            <w:szCs w:val="18"/>
            <w:lang w:val="en-GB"/>
          </w:rPr>
          <w:t xml:space="preserve"> </w:t>
        </w:r>
      </w:ins>
      <w:ins w:id="710" w:author=" " w:date="2017-10-16T10:47:00Z">
        <w:del w:id="711" w:author="ms699852" w:date="2017-10-17T11:22:00Z">
          <w:r w:rsidRPr="00DB23E9" w:rsidDel="005D2D7B">
            <w:rPr>
              <w:rFonts w:ascii="Arial" w:hAnsi="Arial" w:cs="Arial"/>
              <w:sz w:val="18"/>
              <w:szCs w:val="18"/>
              <w:lang w:val="en-GB"/>
            </w:rPr>
            <w:delText xml:space="preserve"> </w:delText>
          </w:r>
        </w:del>
        <w:r w:rsidRPr="00DB23E9">
          <w:rPr>
            <w:rFonts w:ascii="Arial" w:hAnsi="Arial" w:cs="Arial"/>
            <w:sz w:val="18"/>
            <w:szCs w:val="18"/>
            <w:lang w:val="en-GB"/>
          </w:rPr>
          <w:t>State of Saxony for their financial support on a grant.</w:t>
        </w:r>
      </w:ins>
    </w:p>
    <w:p w:rsidR="00376F1C" w:rsidRDefault="00376F1C">
      <w:pPr>
        <w:widowControl w:val="0"/>
        <w:rPr>
          <w:rFonts w:ascii="Arial" w:hAnsi="Arial" w:cs="Arial"/>
          <w:lang w:val="en-GB"/>
        </w:rPr>
      </w:pPr>
    </w:p>
    <w:p w:rsidR="00CE6AD1" w:rsidRDefault="00CE6AD1">
      <w:pPr>
        <w:widowControl w:val="0"/>
        <w:rPr>
          <w:rFonts w:ascii="Arial" w:hAnsi="Arial" w:cs="Arial"/>
          <w:lang w:val="en-GB"/>
        </w:rPr>
      </w:pPr>
    </w:p>
    <w:p w:rsidR="00CE6AD1" w:rsidRDefault="00376F1C">
      <w:pPr>
        <w:widowControl w:val="0"/>
        <w:rPr>
          <w:rFonts w:ascii="Arial" w:hAnsi="Arial" w:cs="Arial"/>
          <w:sz w:val="18"/>
          <w:szCs w:val="18"/>
          <w:lang w:val="en-GB"/>
        </w:rPr>
      </w:pPr>
      <w:r>
        <w:rPr>
          <w:rFonts w:ascii="Arial" w:hAnsi="Arial" w:cs="Arial"/>
          <w:b/>
          <w:bCs/>
          <w:lang w:val="en-GB"/>
        </w:rPr>
        <w:t>References</w:t>
      </w:r>
    </w:p>
    <w:p w:rsidR="00CE6AD1" w:rsidRDefault="00CE6AD1">
      <w:pPr>
        <w:widowControl w:val="0"/>
        <w:rPr>
          <w:rFonts w:ascii="Arial" w:hAnsi="Arial" w:cs="Arial"/>
          <w:sz w:val="18"/>
          <w:szCs w:val="18"/>
          <w:lang w:val="en-GB"/>
        </w:rPr>
      </w:pPr>
    </w:p>
    <w:p w:rsidR="00DD02B1" w:rsidRDefault="00DD02B1" w:rsidP="00DD02B1">
      <w:pPr>
        <w:widowControl w:val="0"/>
        <w:jc w:val="both"/>
        <w:rPr>
          <w:rFonts w:ascii="Arial" w:hAnsi="Arial" w:cs="Arial"/>
          <w:sz w:val="16"/>
          <w:szCs w:val="16"/>
          <w:lang w:val="en-US"/>
        </w:rPr>
      </w:pPr>
      <w:r>
        <w:rPr>
          <w:rFonts w:ascii="Arial" w:hAnsi="Arial" w:cs="Arial"/>
          <w:sz w:val="16"/>
          <w:szCs w:val="16"/>
          <w:lang w:val="en-US"/>
        </w:rPr>
        <w:t xml:space="preserve">1. </w:t>
      </w:r>
      <w:r w:rsidRPr="00DD02B1">
        <w:rPr>
          <w:rFonts w:ascii="Arial" w:hAnsi="Arial" w:cs="Arial"/>
          <w:sz w:val="16"/>
          <w:szCs w:val="16"/>
          <w:lang w:val="en-US"/>
        </w:rPr>
        <w:t xml:space="preserve">Ericsson (2017). </w:t>
      </w:r>
      <w:proofErr w:type="gramStart"/>
      <w:r w:rsidRPr="00DD02B1">
        <w:rPr>
          <w:rFonts w:ascii="Arial" w:hAnsi="Arial" w:cs="Arial"/>
          <w:sz w:val="16"/>
          <w:szCs w:val="16"/>
          <w:lang w:val="en-US"/>
        </w:rPr>
        <w:t>Ericsson Mobility Report.</w:t>
      </w:r>
      <w:proofErr w:type="gramEnd"/>
      <w:r w:rsidRPr="00DD02B1">
        <w:rPr>
          <w:rFonts w:ascii="Arial" w:hAnsi="Arial" w:cs="Arial"/>
          <w:sz w:val="16"/>
          <w:szCs w:val="16"/>
          <w:lang w:val="en-US"/>
        </w:rPr>
        <w:t xml:space="preserve"> August 2017. Stockholm: Ericsson. Retrieved September 02, 2017 from</w:t>
      </w:r>
      <w:r>
        <w:rPr>
          <w:rFonts w:ascii="Arial" w:hAnsi="Arial" w:cs="Arial"/>
          <w:sz w:val="16"/>
          <w:szCs w:val="16"/>
          <w:lang w:val="en-US"/>
        </w:rPr>
        <w:t xml:space="preserve"> </w:t>
      </w:r>
    </w:p>
    <w:p w:rsidR="00DD02B1" w:rsidRPr="00DD02B1" w:rsidRDefault="00DD02B1" w:rsidP="00DD02B1">
      <w:pPr>
        <w:widowControl w:val="0"/>
        <w:jc w:val="both"/>
        <w:rPr>
          <w:rFonts w:ascii="Arial" w:hAnsi="Arial" w:cs="Arial"/>
          <w:sz w:val="16"/>
          <w:szCs w:val="16"/>
          <w:lang w:val="en-US"/>
        </w:rPr>
      </w:pPr>
      <w:r w:rsidRPr="00DD02B1">
        <w:rPr>
          <w:rFonts w:ascii="Arial" w:hAnsi="Arial" w:cs="Arial"/>
          <w:sz w:val="16"/>
          <w:szCs w:val="16"/>
          <w:lang w:val="en-US"/>
        </w:rPr>
        <w:lastRenderedPageBreak/>
        <w:t>https://www.ericsson.com/assets/local/mobility-report/documents/2017/ericsson-mobility-report-interim-update-au</w:t>
      </w:r>
      <w:r>
        <w:rPr>
          <w:rFonts w:ascii="Arial" w:hAnsi="Arial" w:cs="Arial"/>
          <w:sz w:val="16"/>
          <w:szCs w:val="16"/>
          <w:lang w:val="en-US"/>
        </w:rPr>
        <w:t>gust-2017.pdf</w:t>
      </w:r>
    </w:p>
    <w:p w:rsidR="00DD02B1" w:rsidRPr="00DD02B1" w:rsidRDefault="00DD02B1" w:rsidP="00DD02B1">
      <w:pPr>
        <w:widowControl w:val="0"/>
        <w:jc w:val="both"/>
        <w:rPr>
          <w:rFonts w:ascii="Arial" w:hAnsi="Arial" w:cs="Arial"/>
          <w:sz w:val="16"/>
          <w:szCs w:val="16"/>
          <w:lang w:val="en-US"/>
        </w:rPr>
      </w:pPr>
    </w:p>
    <w:p w:rsidR="00DD02B1" w:rsidRDefault="00DD02B1" w:rsidP="00DD02B1">
      <w:pPr>
        <w:widowControl w:val="0"/>
        <w:jc w:val="both"/>
        <w:rPr>
          <w:rFonts w:ascii="Arial" w:hAnsi="Arial" w:cs="Arial"/>
          <w:sz w:val="16"/>
          <w:szCs w:val="16"/>
          <w:lang w:val="en-US"/>
        </w:rPr>
      </w:pPr>
      <w:r>
        <w:rPr>
          <w:rFonts w:ascii="Arial" w:hAnsi="Arial" w:cs="Arial"/>
          <w:sz w:val="16"/>
          <w:szCs w:val="16"/>
          <w:lang w:val="en-US"/>
        </w:rPr>
        <w:t xml:space="preserve">2. </w:t>
      </w:r>
      <w:r w:rsidR="00C35850" w:rsidRPr="00C35850">
        <w:rPr>
          <w:rFonts w:ascii="Arial" w:hAnsi="Arial" w:cs="Arial"/>
          <w:sz w:val="16"/>
          <w:szCs w:val="16"/>
          <w:lang w:val="en-US"/>
        </w:rPr>
        <w:t>Kröhnert, M.</w:t>
      </w:r>
      <w:ins w:id="712" w:author=" " w:date="2017-10-16T10:40:00Z">
        <w:r w:rsidR="00DB23E9">
          <w:rPr>
            <w:rFonts w:ascii="Arial" w:hAnsi="Arial" w:cs="Arial"/>
            <w:sz w:val="16"/>
            <w:szCs w:val="16"/>
            <w:lang w:val="en-US"/>
          </w:rPr>
          <w:t xml:space="preserve"> &amp; </w:t>
        </w:r>
      </w:ins>
      <w:del w:id="713" w:author=" " w:date="2017-10-16T10:40:00Z">
        <w:r w:rsidR="00C35850" w:rsidRPr="00C35850" w:rsidDel="00DB23E9">
          <w:rPr>
            <w:rFonts w:ascii="Arial" w:hAnsi="Arial" w:cs="Arial"/>
            <w:sz w:val="16"/>
            <w:szCs w:val="16"/>
            <w:lang w:val="en-US"/>
          </w:rPr>
          <w:delText xml:space="preserve"> and </w:delText>
        </w:r>
      </w:del>
      <w:proofErr w:type="spellStart"/>
      <w:r w:rsidR="00C35850" w:rsidRPr="00C35850">
        <w:rPr>
          <w:rFonts w:ascii="Arial" w:hAnsi="Arial" w:cs="Arial"/>
          <w:sz w:val="16"/>
          <w:szCs w:val="16"/>
          <w:lang w:val="en-US"/>
        </w:rPr>
        <w:t>Meichsner</w:t>
      </w:r>
      <w:proofErr w:type="spellEnd"/>
      <w:r w:rsidR="00C35850" w:rsidRPr="00C35850">
        <w:rPr>
          <w:rFonts w:ascii="Arial" w:hAnsi="Arial" w:cs="Arial"/>
          <w:sz w:val="16"/>
          <w:szCs w:val="16"/>
          <w:lang w:val="en-US"/>
        </w:rPr>
        <w:t>, R.</w:t>
      </w:r>
      <w:ins w:id="714" w:author=" " w:date="2017-10-16T10:41:00Z">
        <w:r w:rsidR="00DB23E9">
          <w:rPr>
            <w:rFonts w:ascii="Arial" w:hAnsi="Arial" w:cs="Arial"/>
            <w:sz w:val="16"/>
            <w:szCs w:val="16"/>
            <w:lang w:val="en-US"/>
          </w:rPr>
          <w:t xml:space="preserve"> </w:t>
        </w:r>
      </w:ins>
      <w:ins w:id="715" w:author=" " w:date="2017-10-16T10:42:00Z">
        <w:r w:rsidR="00DB23E9">
          <w:rPr>
            <w:rFonts w:ascii="Arial" w:hAnsi="Arial" w:cs="Arial"/>
            <w:sz w:val="16"/>
            <w:szCs w:val="16"/>
            <w:lang w:val="en-US"/>
          </w:rPr>
          <w:t>(</w:t>
        </w:r>
      </w:ins>
      <w:ins w:id="716" w:author=" " w:date="2017-10-16T10:41:00Z">
        <w:r w:rsidR="00DB23E9">
          <w:rPr>
            <w:rFonts w:ascii="Arial" w:hAnsi="Arial" w:cs="Arial"/>
            <w:sz w:val="16"/>
            <w:szCs w:val="16"/>
            <w:lang w:val="en-US"/>
          </w:rPr>
          <w:t>2017</w:t>
        </w:r>
      </w:ins>
      <w:ins w:id="717" w:author=" " w:date="2017-10-16T10:42:00Z">
        <w:r w:rsidR="00DB23E9">
          <w:rPr>
            <w:rFonts w:ascii="Arial" w:hAnsi="Arial" w:cs="Arial"/>
            <w:sz w:val="16"/>
            <w:szCs w:val="16"/>
            <w:lang w:val="en-US"/>
          </w:rPr>
          <w:t>)</w:t>
        </w:r>
      </w:ins>
      <w:ins w:id="718" w:author=" " w:date="2017-10-16T10:41:00Z">
        <w:r w:rsidR="00DB23E9">
          <w:rPr>
            <w:rFonts w:ascii="Arial" w:hAnsi="Arial" w:cs="Arial"/>
            <w:sz w:val="16"/>
            <w:szCs w:val="16"/>
            <w:lang w:val="en-US"/>
          </w:rPr>
          <w:t xml:space="preserve">. </w:t>
        </w:r>
      </w:ins>
      <w:del w:id="719" w:author=" " w:date="2017-10-16T10:41:00Z">
        <w:r w:rsidR="00C35850" w:rsidRPr="00C35850" w:rsidDel="00DB23E9">
          <w:rPr>
            <w:rFonts w:ascii="Arial" w:hAnsi="Arial" w:cs="Arial"/>
            <w:sz w:val="16"/>
            <w:szCs w:val="16"/>
            <w:lang w:val="en-US"/>
          </w:rPr>
          <w:delText xml:space="preserve">: </w:delText>
        </w:r>
      </w:del>
      <w:ins w:id="720" w:author=" " w:date="2017-10-16T10:40:00Z">
        <w:r w:rsidR="00DB23E9">
          <w:rPr>
            <w:rFonts w:ascii="Arial" w:hAnsi="Arial" w:cs="Arial"/>
            <w:sz w:val="16"/>
            <w:szCs w:val="16"/>
            <w:lang w:val="en-US"/>
          </w:rPr>
          <w:t>Segmentation of environmental time lapse image sequences for the determination of shore lines captured by hand-held smartphone cameras.</w:t>
        </w:r>
      </w:ins>
      <w:del w:id="721" w:author=" " w:date="2017-10-16T10:41:00Z">
        <w:r w:rsidR="00C35850" w:rsidRPr="00C35850" w:rsidDel="00DB23E9">
          <w:rPr>
            <w:rFonts w:ascii="Arial" w:hAnsi="Arial" w:cs="Arial"/>
            <w:sz w:val="16"/>
            <w:szCs w:val="16"/>
            <w:lang w:val="en-US"/>
          </w:rPr>
          <w:delText>SEGMENTATION OF ENVIRONMENTAL TIME LAPSE IMAGE SEQUENCES FOR THE DETERMINATION OF SHORE LINES CAPTURED BY HAND-HELD SMARTPHONE CAMERAS,</w:delText>
        </w:r>
      </w:del>
      <w:r w:rsidR="00C35850" w:rsidRPr="00C35850">
        <w:rPr>
          <w:rFonts w:ascii="Arial" w:hAnsi="Arial" w:cs="Arial"/>
          <w:sz w:val="16"/>
          <w:szCs w:val="16"/>
          <w:lang w:val="en-US"/>
        </w:rPr>
        <w:t xml:space="preserve"> </w:t>
      </w:r>
      <w:proofErr w:type="gramStart"/>
      <w:r w:rsidR="00C35850" w:rsidRPr="00C35850">
        <w:rPr>
          <w:rFonts w:ascii="Arial" w:hAnsi="Arial" w:cs="Arial"/>
          <w:sz w:val="16"/>
          <w:szCs w:val="16"/>
          <w:lang w:val="en-US"/>
        </w:rPr>
        <w:t xml:space="preserve">ISPRS Ann. </w:t>
      </w:r>
      <w:proofErr w:type="spellStart"/>
      <w:r w:rsidR="00C35850" w:rsidRPr="00C35850">
        <w:rPr>
          <w:rFonts w:ascii="Arial" w:hAnsi="Arial" w:cs="Arial"/>
          <w:sz w:val="16"/>
          <w:szCs w:val="16"/>
          <w:lang w:val="en-US"/>
        </w:rPr>
        <w:t>Photogramm</w:t>
      </w:r>
      <w:proofErr w:type="spellEnd"/>
      <w:r w:rsidR="00C35850" w:rsidRPr="00C35850">
        <w:rPr>
          <w:rFonts w:ascii="Arial" w:hAnsi="Arial" w:cs="Arial"/>
          <w:sz w:val="16"/>
          <w:szCs w:val="16"/>
          <w:lang w:val="en-US"/>
        </w:rPr>
        <w:t>.</w:t>
      </w:r>
      <w:proofErr w:type="gramEnd"/>
      <w:r w:rsidR="00C35850" w:rsidRPr="00C35850">
        <w:rPr>
          <w:rFonts w:ascii="Arial" w:hAnsi="Arial" w:cs="Arial"/>
          <w:sz w:val="16"/>
          <w:szCs w:val="16"/>
          <w:lang w:val="en-US"/>
        </w:rPr>
        <w:t xml:space="preserve"> </w:t>
      </w:r>
      <w:proofErr w:type="gramStart"/>
      <w:r w:rsidR="00C35850" w:rsidRPr="00C35850">
        <w:rPr>
          <w:rFonts w:ascii="Arial" w:hAnsi="Arial" w:cs="Arial"/>
          <w:sz w:val="16"/>
          <w:szCs w:val="16"/>
          <w:lang w:val="en-US"/>
        </w:rPr>
        <w:t>Remote Sens. Spatial Inf. Sci., IV-2/W4, 1-8, https://doi.org/10.5194/isprs-annals-IV-2-W4-1-2017, 2017.</w:t>
      </w:r>
      <w:proofErr w:type="gramEnd"/>
    </w:p>
    <w:p w:rsidR="00DD02B1" w:rsidRDefault="00DD02B1" w:rsidP="00DD02B1">
      <w:pPr>
        <w:widowControl w:val="0"/>
        <w:jc w:val="both"/>
        <w:rPr>
          <w:rFonts w:ascii="Arial" w:hAnsi="Arial" w:cs="Arial"/>
          <w:sz w:val="16"/>
          <w:szCs w:val="16"/>
          <w:lang w:val="en-US"/>
        </w:rPr>
      </w:pPr>
    </w:p>
    <w:p w:rsidR="00DD02B1" w:rsidRDefault="003A2112" w:rsidP="00DD02B1">
      <w:pPr>
        <w:widowControl w:val="0"/>
        <w:jc w:val="both"/>
        <w:rPr>
          <w:rFonts w:ascii="Arial" w:hAnsi="Arial" w:cs="Arial"/>
          <w:sz w:val="16"/>
          <w:szCs w:val="16"/>
          <w:lang w:val="en-US"/>
        </w:rPr>
      </w:pPr>
      <w:r w:rsidRPr="006F39B1">
        <w:rPr>
          <w:rFonts w:ascii="Arial" w:hAnsi="Arial" w:cs="Arial"/>
          <w:sz w:val="16"/>
          <w:szCs w:val="16"/>
          <w:lang w:val="en-US"/>
        </w:rPr>
        <w:t xml:space="preserve">3. </w:t>
      </w:r>
      <w:proofErr w:type="spellStart"/>
      <w:r w:rsidR="00DD02B1" w:rsidRPr="006F39B1">
        <w:rPr>
          <w:rFonts w:ascii="Arial" w:hAnsi="Arial" w:cs="Arial"/>
          <w:sz w:val="16"/>
          <w:szCs w:val="16"/>
          <w:lang w:val="en-US"/>
        </w:rPr>
        <w:t>Heymann</w:t>
      </w:r>
      <w:proofErr w:type="spellEnd"/>
      <w:r w:rsidR="00DD02B1" w:rsidRPr="006F39B1">
        <w:rPr>
          <w:rFonts w:ascii="Arial" w:hAnsi="Arial" w:cs="Arial"/>
          <w:sz w:val="16"/>
          <w:szCs w:val="16"/>
          <w:lang w:val="en-US"/>
        </w:rPr>
        <w:t xml:space="preserve">, S., Müller, K., </w:t>
      </w:r>
      <w:proofErr w:type="spellStart"/>
      <w:r w:rsidR="00DD02B1" w:rsidRPr="006F39B1">
        <w:rPr>
          <w:rFonts w:ascii="Arial" w:hAnsi="Arial" w:cs="Arial"/>
          <w:sz w:val="16"/>
          <w:szCs w:val="16"/>
          <w:lang w:val="en-US"/>
        </w:rPr>
        <w:t>Smolic</w:t>
      </w:r>
      <w:proofErr w:type="spellEnd"/>
      <w:r w:rsidR="00DD02B1" w:rsidRPr="006F39B1">
        <w:rPr>
          <w:rFonts w:ascii="Arial" w:hAnsi="Arial" w:cs="Arial"/>
          <w:sz w:val="16"/>
          <w:szCs w:val="16"/>
          <w:lang w:val="en-US"/>
        </w:rPr>
        <w:t xml:space="preserve">, A., </w:t>
      </w:r>
      <w:proofErr w:type="spellStart"/>
      <w:r w:rsidR="00DD02B1" w:rsidRPr="006F39B1">
        <w:rPr>
          <w:rFonts w:ascii="Arial" w:hAnsi="Arial" w:cs="Arial"/>
          <w:sz w:val="16"/>
          <w:szCs w:val="16"/>
          <w:lang w:val="en-US"/>
        </w:rPr>
        <w:t>Fröhnlich</w:t>
      </w:r>
      <w:proofErr w:type="spellEnd"/>
      <w:r w:rsidR="00DD02B1" w:rsidRPr="006F39B1">
        <w:rPr>
          <w:rFonts w:ascii="Arial" w:hAnsi="Arial" w:cs="Arial"/>
          <w:sz w:val="16"/>
          <w:szCs w:val="16"/>
          <w:lang w:val="en-US"/>
        </w:rPr>
        <w:t xml:space="preserve">, B. &amp; Wiegand, T. (2007). </w:t>
      </w:r>
      <w:r w:rsidR="00DD02B1" w:rsidRPr="00DD02B1">
        <w:rPr>
          <w:rFonts w:ascii="Arial" w:hAnsi="Arial" w:cs="Arial"/>
          <w:sz w:val="16"/>
          <w:szCs w:val="16"/>
          <w:lang w:val="en-US"/>
        </w:rPr>
        <w:t>SIFT Implementation and Optimi</w:t>
      </w:r>
      <w:r w:rsidR="00DD02B1">
        <w:rPr>
          <w:rFonts w:ascii="Arial" w:hAnsi="Arial" w:cs="Arial"/>
          <w:sz w:val="16"/>
          <w:szCs w:val="16"/>
          <w:lang w:val="en-US"/>
        </w:rPr>
        <w:t xml:space="preserve">zation for General-Purpose GPU. </w:t>
      </w:r>
      <w:proofErr w:type="gramStart"/>
      <w:r w:rsidR="00DD02B1" w:rsidRPr="00DD02B1">
        <w:rPr>
          <w:rFonts w:ascii="Arial" w:hAnsi="Arial" w:cs="Arial"/>
          <w:sz w:val="16"/>
          <w:szCs w:val="16"/>
          <w:lang w:val="en-US"/>
        </w:rPr>
        <w:t>Winter Scho</w:t>
      </w:r>
      <w:r w:rsidR="00DD02B1">
        <w:rPr>
          <w:rFonts w:ascii="Arial" w:hAnsi="Arial" w:cs="Arial"/>
          <w:sz w:val="16"/>
          <w:szCs w:val="16"/>
          <w:lang w:val="en-US"/>
        </w:rPr>
        <w:t>ol of Computer Graphics (WSCG).</w:t>
      </w:r>
      <w:proofErr w:type="gramEnd"/>
      <w:r w:rsidR="00DD02B1">
        <w:rPr>
          <w:rFonts w:ascii="Arial" w:hAnsi="Arial" w:cs="Arial"/>
          <w:sz w:val="16"/>
          <w:szCs w:val="16"/>
          <w:lang w:val="en-US"/>
        </w:rPr>
        <w:t xml:space="preserve"> </w:t>
      </w:r>
      <w:proofErr w:type="spellStart"/>
      <w:proofErr w:type="gramStart"/>
      <w:r w:rsidR="00DD02B1">
        <w:rPr>
          <w:rFonts w:ascii="Arial" w:hAnsi="Arial" w:cs="Arial"/>
          <w:sz w:val="16"/>
          <w:szCs w:val="16"/>
          <w:lang w:val="en-US"/>
        </w:rPr>
        <w:t>Eurographics</w:t>
      </w:r>
      <w:proofErr w:type="spellEnd"/>
      <w:r w:rsidR="00DD02B1">
        <w:rPr>
          <w:rFonts w:ascii="Arial" w:hAnsi="Arial" w:cs="Arial"/>
          <w:sz w:val="16"/>
          <w:szCs w:val="16"/>
          <w:lang w:val="en-US"/>
        </w:rPr>
        <w:t>.</w:t>
      </w:r>
      <w:proofErr w:type="gramEnd"/>
    </w:p>
    <w:p w:rsidR="00DD02B1" w:rsidRDefault="00DD02B1" w:rsidP="00DD02B1">
      <w:pPr>
        <w:widowControl w:val="0"/>
        <w:jc w:val="both"/>
        <w:rPr>
          <w:rFonts w:ascii="Arial" w:hAnsi="Arial" w:cs="Arial"/>
          <w:sz w:val="16"/>
          <w:szCs w:val="16"/>
          <w:lang w:val="en-US"/>
        </w:rPr>
      </w:pPr>
    </w:p>
    <w:p w:rsidR="00D00B21" w:rsidRDefault="00D00B21" w:rsidP="00D00B21">
      <w:pPr>
        <w:widowControl w:val="0"/>
        <w:jc w:val="both"/>
        <w:rPr>
          <w:rFonts w:ascii="Arial" w:hAnsi="Arial" w:cs="Arial"/>
          <w:sz w:val="16"/>
          <w:szCs w:val="16"/>
          <w:lang w:val="en-US"/>
        </w:rPr>
      </w:pPr>
      <w:r>
        <w:rPr>
          <w:rFonts w:ascii="Arial" w:hAnsi="Arial" w:cs="Arial"/>
          <w:sz w:val="16"/>
          <w:szCs w:val="16"/>
          <w:lang w:val="en-US"/>
        </w:rPr>
        <w:t xml:space="preserve">4. </w:t>
      </w:r>
      <w:r w:rsidRPr="00D00B21">
        <w:rPr>
          <w:rFonts w:ascii="Arial" w:hAnsi="Arial" w:cs="Arial"/>
          <w:sz w:val="16"/>
          <w:szCs w:val="16"/>
          <w:lang w:val="en-US"/>
        </w:rPr>
        <w:t xml:space="preserve">Lewin, </w:t>
      </w:r>
      <w:r>
        <w:rPr>
          <w:rFonts w:ascii="Arial" w:hAnsi="Arial" w:cs="Arial"/>
          <w:sz w:val="16"/>
          <w:szCs w:val="16"/>
          <w:lang w:val="en-US"/>
        </w:rPr>
        <w:t xml:space="preserve">S. (2014). </w:t>
      </w:r>
      <w:proofErr w:type="gramStart"/>
      <w:r>
        <w:rPr>
          <w:rFonts w:ascii="Arial" w:hAnsi="Arial" w:cs="Arial"/>
          <w:sz w:val="16"/>
          <w:szCs w:val="16"/>
          <w:lang w:val="en-US"/>
        </w:rPr>
        <w:t>The smartphone recipe.</w:t>
      </w:r>
      <w:proofErr w:type="gramEnd"/>
      <w:r>
        <w:rPr>
          <w:rFonts w:ascii="Arial" w:hAnsi="Arial" w:cs="Arial"/>
          <w:sz w:val="16"/>
          <w:szCs w:val="16"/>
          <w:lang w:val="en-US"/>
        </w:rPr>
        <w:t xml:space="preserve"> IEEE Spectrum, 51(12): p 80. </w:t>
      </w:r>
    </w:p>
    <w:p w:rsidR="00F71A63" w:rsidRDefault="00F71A63" w:rsidP="00D00B21">
      <w:pPr>
        <w:widowControl w:val="0"/>
        <w:jc w:val="both"/>
        <w:rPr>
          <w:rFonts w:ascii="Arial" w:hAnsi="Arial" w:cs="Arial"/>
          <w:sz w:val="16"/>
          <w:szCs w:val="16"/>
          <w:lang w:val="en-US"/>
        </w:rPr>
      </w:pPr>
    </w:p>
    <w:p w:rsidR="00F71A63" w:rsidRPr="00DD02B1" w:rsidRDefault="00F71A63" w:rsidP="00D00B21">
      <w:pPr>
        <w:widowControl w:val="0"/>
        <w:jc w:val="both"/>
        <w:rPr>
          <w:rFonts w:ascii="Arial" w:hAnsi="Arial" w:cs="Arial"/>
          <w:sz w:val="16"/>
          <w:szCs w:val="16"/>
          <w:lang w:val="en-US"/>
        </w:rPr>
      </w:pPr>
      <w:r w:rsidRPr="00F71A63">
        <w:rPr>
          <w:rFonts w:ascii="Arial" w:hAnsi="Arial" w:cs="Arial"/>
          <w:sz w:val="16"/>
          <w:szCs w:val="16"/>
        </w:rPr>
        <w:t xml:space="preserve">5. Kok, M., Hol, J. D., &amp; Schön, T. B. (2017). </w:t>
      </w:r>
      <w:proofErr w:type="gramStart"/>
      <w:r w:rsidRPr="00F71A63">
        <w:rPr>
          <w:rFonts w:ascii="Arial" w:hAnsi="Arial" w:cs="Arial"/>
          <w:sz w:val="16"/>
          <w:szCs w:val="16"/>
          <w:lang w:val="en-US"/>
        </w:rPr>
        <w:t>Using inertial sensors for position and orientation estimation.</w:t>
      </w:r>
      <w:proofErr w:type="gramEnd"/>
      <w:r w:rsidRPr="00F71A63">
        <w:rPr>
          <w:rFonts w:ascii="Arial" w:hAnsi="Arial" w:cs="Arial"/>
          <w:sz w:val="16"/>
          <w:szCs w:val="16"/>
          <w:lang w:val="en-US"/>
        </w:rPr>
        <w:t xml:space="preserve"> </w:t>
      </w:r>
      <w:proofErr w:type="spellStart"/>
      <w:proofErr w:type="gramStart"/>
      <w:r w:rsidRPr="00F71A63">
        <w:rPr>
          <w:rFonts w:ascii="Arial" w:hAnsi="Arial" w:cs="Arial"/>
          <w:sz w:val="16"/>
          <w:szCs w:val="16"/>
          <w:lang w:val="en-US"/>
        </w:rPr>
        <w:t>arXiv</w:t>
      </w:r>
      <w:proofErr w:type="spellEnd"/>
      <w:proofErr w:type="gramEnd"/>
      <w:r w:rsidRPr="00F71A63">
        <w:rPr>
          <w:rFonts w:ascii="Arial" w:hAnsi="Arial" w:cs="Arial"/>
          <w:sz w:val="16"/>
          <w:szCs w:val="16"/>
          <w:lang w:val="en-US"/>
        </w:rPr>
        <w:t xml:space="preserve"> preprint arXiv:1704.06053.</w:t>
      </w:r>
    </w:p>
    <w:p w:rsidR="00DD02B1" w:rsidRDefault="00DD02B1" w:rsidP="00DD02B1">
      <w:pPr>
        <w:widowControl w:val="0"/>
        <w:jc w:val="both"/>
        <w:rPr>
          <w:rFonts w:ascii="Arial" w:hAnsi="Arial" w:cs="Arial"/>
          <w:sz w:val="16"/>
          <w:szCs w:val="16"/>
          <w:lang w:val="en-US"/>
        </w:rPr>
      </w:pPr>
    </w:p>
    <w:p w:rsidR="00F71A63" w:rsidRDefault="00F71A63" w:rsidP="00DD02B1">
      <w:pPr>
        <w:widowControl w:val="0"/>
        <w:jc w:val="both"/>
        <w:rPr>
          <w:rFonts w:ascii="Arial" w:hAnsi="Arial" w:cs="Arial"/>
          <w:sz w:val="16"/>
          <w:szCs w:val="16"/>
          <w:lang w:val="en-US"/>
        </w:rPr>
      </w:pPr>
      <w:r>
        <w:rPr>
          <w:rFonts w:ascii="Arial" w:hAnsi="Arial" w:cs="Arial"/>
          <w:sz w:val="16"/>
          <w:szCs w:val="16"/>
          <w:lang w:val="en-US"/>
        </w:rPr>
        <w:t xml:space="preserve">6. </w:t>
      </w:r>
      <w:proofErr w:type="spellStart"/>
      <w:r>
        <w:rPr>
          <w:rFonts w:ascii="Arial" w:hAnsi="Arial" w:cs="Arial"/>
          <w:sz w:val="16"/>
          <w:szCs w:val="16"/>
          <w:lang w:val="en-US"/>
        </w:rPr>
        <w:t>Pacha</w:t>
      </w:r>
      <w:proofErr w:type="spellEnd"/>
      <w:r>
        <w:rPr>
          <w:rFonts w:ascii="Arial" w:hAnsi="Arial" w:cs="Arial"/>
          <w:sz w:val="16"/>
          <w:szCs w:val="16"/>
          <w:lang w:val="en-US"/>
        </w:rPr>
        <w:t>, A. (</w:t>
      </w:r>
      <w:r w:rsidRPr="00F71A63">
        <w:rPr>
          <w:rFonts w:ascii="Arial" w:hAnsi="Arial" w:cs="Arial"/>
          <w:sz w:val="16"/>
          <w:szCs w:val="16"/>
          <w:lang w:val="en-US"/>
        </w:rPr>
        <w:t>2015</w:t>
      </w:r>
      <w:r>
        <w:rPr>
          <w:rFonts w:ascii="Arial" w:hAnsi="Arial" w:cs="Arial"/>
          <w:sz w:val="16"/>
          <w:szCs w:val="16"/>
          <w:lang w:val="en-US"/>
        </w:rPr>
        <w:t>)</w:t>
      </w:r>
      <w:r w:rsidRPr="00F71A63">
        <w:rPr>
          <w:rFonts w:ascii="Arial" w:hAnsi="Arial" w:cs="Arial"/>
          <w:sz w:val="16"/>
          <w:szCs w:val="16"/>
          <w:lang w:val="en-US"/>
        </w:rPr>
        <w:t xml:space="preserve">. </w:t>
      </w:r>
      <w:proofErr w:type="gramStart"/>
      <w:r w:rsidRPr="00F71A63">
        <w:rPr>
          <w:rFonts w:ascii="Arial" w:hAnsi="Arial" w:cs="Arial"/>
          <w:sz w:val="16"/>
          <w:szCs w:val="16"/>
          <w:lang w:val="en-US"/>
        </w:rPr>
        <w:t>Sensor Fusion for Robust Outdoor Augmented Reality Tracking</w:t>
      </w:r>
      <w:r>
        <w:rPr>
          <w:rFonts w:ascii="Arial" w:hAnsi="Arial" w:cs="Arial"/>
          <w:sz w:val="16"/>
          <w:szCs w:val="16"/>
          <w:lang w:val="en-US"/>
        </w:rPr>
        <w:t xml:space="preserve"> on Mobile Devices.</w:t>
      </w:r>
      <w:proofErr w:type="gramEnd"/>
      <w:r>
        <w:rPr>
          <w:rFonts w:ascii="Arial" w:hAnsi="Arial" w:cs="Arial"/>
          <w:sz w:val="16"/>
          <w:szCs w:val="16"/>
          <w:lang w:val="en-US"/>
        </w:rPr>
        <w:t xml:space="preserve"> GRIN Verlag</w:t>
      </w:r>
      <w:r w:rsidRPr="00F71A63">
        <w:rPr>
          <w:rFonts w:ascii="Arial" w:hAnsi="Arial" w:cs="Arial"/>
          <w:sz w:val="16"/>
          <w:szCs w:val="16"/>
          <w:lang w:val="en-US"/>
        </w:rPr>
        <w:t>, USA.</w:t>
      </w:r>
    </w:p>
    <w:p w:rsidR="0084762C" w:rsidRDefault="0084762C" w:rsidP="00DD02B1">
      <w:pPr>
        <w:widowControl w:val="0"/>
        <w:jc w:val="both"/>
        <w:rPr>
          <w:rFonts w:ascii="Arial" w:hAnsi="Arial" w:cs="Arial"/>
          <w:sz w:val="16"/>
          <w:szCs w:val="16"/>
          <w:lang w:val="en-US"/>
        </w:rPr>
      </w:pPr>
    </w:p>
    <w:p w:rsidR="009835A4" w:rsidRDefault="0084762C" w:rsidP="00DD02B1">
      <w:pPr>
        <w:widowControl w:val="0"/>
        <w:jc w:val="both"/>
        <w:rPr>
          <w:ins w:id="722" w:author="ms699852" w:date="2017-10-17T09:48:00Z"/>
          <w:rFonts w:ascii="Arial" w:hAnsi="Arial" w:cs="Arial"/>
          <w:sz w:val="16"/>
          <w:szCs w:val="16"/>
          <w:lang w:val="en-US"/>
        </w:rPr>
      </w:pPr>
      <w:r>
        <w:rPr>
          <w:rFonts w:ascii="Arial" w:hAnsi="Arial" w:cs="Arial"/>
          <w:sz w:val="16"/>
          <w:szCs w:val="16"/>
          <w:lang w:val="en-US"/>
        </w:rPr>
        <w:t xml:space="preserve">7. </w:t>
      </w:r>
      <w:r w:rsidR="009835A4">
        <w:rPr>
          <w:rFonts w:ascii="Arial" w:hAnsi="Arial" w:cs="Arial"/>
          <w:sz w:val="16"/>
          <w:szCs w:val="16"/>
          <w:lang w:val="en-US"/>
        </w:rPr>
        <w:t xml:space="preserve">Castro </w:t>
      </w:r>
      <w:proofErr w:type="spellStart"/>
      <w:r w:rsidRPr="0084762C">
        <w:rPr>
          <w:rFonts w:ascii="Arial" w:hAnsi="Arial" w:cs="Arial"/>
          <w:sz w:val="16"/>
          <w:szCs w:val="16"/>
          <w:lang w:val="en-US"/>
        </w:rPr>
        <w:t>Degrossi</w:t>
      </w:r>
      <w:proofErr w:type="spellEnd"/>
      <w:r w:rsidRPr="0084762C">
        <w:rPr>
          <w:rFonts w:ascii="Arial" w:hAnsi="Arial" w:cs="Arial"/>
          <w:sz w:val="16"/>
          <w:szCs w:val="16"/>
          <w:lang w:val="en-US"/>
        </w:rPr>
        <w:t xml:space="preserve">, L., Porto de Albuquerque, J., Restrepo-Estrada, C. E., </w:t>
      </w:r>
      <w:proofErr w:type="spellStart"/>
      <w:r w:rsidRPr="0084762C">
        <w:rPr>
          <w:rFonts w:ascii="Arial" w:hAnsi="Arial" w:cs="Arial"/>
          <w:sz w:val="16"/>
          <w:szCs w:val="16"/>
          <w:lang w:val="en-US"/>
        </w:rPr>
        <w:t>Mobasheri</w:t>
      </w:r>
      <w:proofErr w:type="spellEnd"/>
      <w:r w:rsidRPr="0084762C">
        <w:rPr>
          <w:rFonts w:ascii="Arial" w:hAnsi="Arial" w:cs="Arial"/>
          <w:sz w:val="16"/>
          <w:szCs w:val="16"/>
          <w:lang w:val="en-US"/>
        </w:rPr>
        <w:t xml:space="preserve">, A., &amp; </w:t>
      </w:r>
      <w:proofErr w:type="spellStart"/>
      <w:r w:rsidRPr="0084762C">
        <w:rPr>
          <w:rFonts w:ascii="Arial" w:hAnsi="Arial" w:cs="Arial"/>
          <w:sz w:val="16"/>
          <w:szCs w:val="16"/>
          <w:lang w:val="en-US"/>
        </w:rPr>
        <w:t>Zipf</w:t>
      </w:r>
      <w:proofErr w:type="spellEnd"/>
      <w:r w:rsidRPr="0084762C">
        <w:rPr>
          <w:rFonts w:ascii="Arial" w:hAnsi="Arial" w:cs="Arial"/>
          <w:sz w:val="16"/>
          <w:szCs w:val="16"/>
          <w:lang w:val="en-US"/>
        </w:rPr>
        <w:t>, A. (2017</w:t>
      </w:r>
      <w:r w:rsidR="009835A4">
        <w:rPr>
          <w:rFonts w:ascii="Arial" w:hAnsi="Arial" w:cs="Arial"/>
          <w:sz w:val="16"/>
          <w:szCs w:val="16"/>
          <w:lang w:val="en-US"/>
        </w:rPr>
        <w:t>/08</w:t>
      </w:r>
      <w:r w:rsidRPr="0084762C">
        <w:rPr>
          <w:rFonts w:ascii="Arial" w:hAnsi="Arial" w:cs="Arial"/>
          <w:sz w:val="16"/>
          <w:szCs w:val="16"/>
          <w:lang w:val="en-US"/>
        </w:rPr>
        <w:t xml:space="preserve">). </w:t>
      </w:r>
      <w:proofErr w:type="gramStart"/>
      <w:r w:rsidRPr="0084762C">
        <w:rPr>
          <w:rFonts w:ascii="Arial" w:hAnsi="Arial" w:cs="Arial"/>
          <w:sz w:val="16"/>
          <w:szCs w:val="16"/>
          <w:lang w:val="en-US"/>
        </w:rPr>
        <w:t>Exploring the geographical context for quality assessment of VGI in flood management domain.</w:t>
      </w:r>
      <w:proofErr w:type="gramEnd"/>
      <w:r w:rsidR="009835A4" w:rsidRPr="009835A4">
        <w:rPr>
          <w:lang w:val="en-US"/>
        </w:rPr>
        <w:t xml:space="preserve"> </w:t>
      </w:r>
      <w:proofErr w:type="gramStart"/>
      <w:r w:rsidR="009835A4">
        <w:rPr>
          <w:rFonts w:ascii="Arial" w:hAnsi="Arial" w:cs="Arial"/>
          <w:sz w:val="16"/>
          <w:szCs w:val="16"/>
          <w:lang w:val="en-US"/>
        </w:rPr>
        <w:t>Conference Paper.</w:t>
      </w:r>
      <w:proofErr w:type="gramEnd"/>
      <w:r w:rsidR="009835A4">
        <w:rPr>
          <w:rFonts w:ascii="Arial" w:hAnsi="Arial" w:cs="Arial"/>
          <w:sz w:val="16"/>
          <w:szCs w:val="16"/>
          <w:lang w:val="en-US"/>
        </w:rPr>
        <w:t xml:space="preserve"> </w:t>
      </w:r>
      <w:proofErr w:type="gramStart"/>
      <w:r w:rsidR="009835A4" w:rsidRPr="009835A4">
        <w:rPr>
          <w:rFonts w:ascii="Arial" w:hAnsi="Arial" w:cs="Arial"/>
          <w:sz w:val="16"/>
          <w:szCs w:val="16"/>
          <w:lang w:val="en-US"/>
        </w:rPr>
        <w:t>23rd Americas Confer</w:t>
      </w:r>
      <w:r w:rsidR="009835A4">
        <w:rPr>
          <w:rFonts w:ascii="Arial" w:hAnsi="Arial" w:cs="Arial"/>
          <w:sz w:val="16"/>
          <w:szCs w:val="16"/>
          <w:lang w:val="en-US"/>
        </w:rPr>
        <w:t>ence on Information Systems.</w:t>
      </w:r>
      <w:proofErr w:type="gramEnd"/>
      <w:r w:rsidR="009835A4">
        <w:rPr>
          <w:rFonts w:ascii="Arial" w:hAnsi="Arial" w:cs="Arial"/>
          <w:sz w:val="16"/>
          <w:szCs w:val="16"/>
          <w:lang w:val="en-US"/>
        </w:rPr>
        <w:t xml:space="preserve"> </w:t>
      </w:r>
      <w:r w:rsidR="009835A4" w:rsidRPr="009835A4">
        <w:rPr>
          <w:rFonts w:ascii="Arial" w:hAnsi="Arial" w:cs="Arial"/>
          <w:sz w:val="16"/>
          <w:szCs w:val="16"/>
          <w:lang w:val="en-US"/>
        </w:rPr>
        <w:t>Boston, USA</w:t>
      </w:r>
      <w:r w:rsidR="009835A4">
        <w:rPr>
          <w:rFonts w:ascii="Arial" w:hAnsi="Arial" w:cs="Arial"/>
          <w:sz w:val="16"/>
          <w:szCs w:val="16"/>
          <w:lang w:val="en-US"/>
        </w:rPr>
        <w:t>.</w:t>
      </w:r>
    </w:p>
    <w:p w:rsidR="0034497F" w:rsidRDefault="0034497F" w:rsidP="00DD02B1">
      <w:pPr>
        <w:widowControl w:val="0"/>
        <w:jc w:val="both"/>
        <w:rPr>
          <w:ins w:id="723" w:author="ms699852" w:date="2017-10-17T09:49:00Z"/>
          <w:rFonts w:ascii="Arial" w:hAnsi="Arial" w:cs="Arial"/>
          <w:sz w:val="16"/>
          <w:szCs w:val="16"/>
          <w:lang w:val="en-US"/>
        </w:rPr>
      </w:pPr>
      <w:ins w:id="724" w:author="ms699852" w:date="2017-10-17T09:48:00Z">
        <w:r w:rsidRPr="0034497F">
          <w:rPr>
            <w:rFonts w:ascii="Arial" w:hAnsi="Arial" w:cs="Arial"/>
            <w:sz w:val="16"/>
            <w:szCs w:val="16"/>
            <w:rPrChange w:id="725" w:author="ms699852" w:date="2017-10-17T09:48:00Z">
              <w:rPr>
                <w:rFonts w:ascii="Arial" w:hAnsi="Arial" w:cs="Arial"/>
                <w:sz w:val="16"/>
                <w:szCs w:val="16"/>
                <w:lang w:val="en-US"/>
              </w:rPr>
            </w:rPrChange>
          </w:rPr>
          <w:t xml:space="preserve">8. </w:t>
        </w:r>
        <w:proofErr w:type="spellStart"/>
        <w:r w:rsidRPr="0034497F">
          <w:rPr>
            <w:rFonts w:ascii="Arial" w:hAnsi="Arial" w:cs="Arial"/>
            <w:sz w:val="16"/>
            <w:szCs w:val="16"/>
            <w:rPrChange w:id="726" w:author="ms699852" w:date="2017-10-17T09:48:00Z">
              <w:rPr>
                <w:rFonts w:ascii="Arial" w:hAnsi="Arial" w:cs="Arial"/>
                <w:sz w:val="16"/>
                <w:szCs w:val="16"/>
                <w:lang w:val="en-US"/>
              </w:rPr>
            </w:rPrChange>
          </w:rPr>
          <w:t>Eltner</w:t>
        </w:r>
        <w:proofErr w:type="spellEnd"/>
        <w:r w:rsidRPr="0034497F">
          <w:rPr>
            <w:rFonts w:ascii="Arial" w:hAnsi="Arial" w:cs="Arial"/>
            <w:sz w:val="16"/>
            <w:szCs w:val="16"/>
            <w:rPrChange w:id="727" w:author="ms699852" w:date="2017-10-17T09:48:00Z">
              <w:rPr>
                <w:rFonts w:ascii="Arial" w:hAnsi="Arial" w:cs="Arial"/>
                <w:sz w:val="16"/>
                <w:szCs w:val="16"/>
                <w:lang w:val="en-US"/>
              </w:rPr>
            </w:rPrChange>
          </w:rPr>
          <w:t xml:space="preserve">, A., </w:t>
        </w:r>
        <w:proofErr w:type="spellStart"/>
        <w:r w:rsidRPr="0034497F">
          <w:rPr>
            <w:rFonts w:ascii="Arial" w:hAnsi="Arial" w:cs="Arial"/>
            <w:sz w:val="16"/>
            <w:szCs w:val="16"/>
            <w:rPrChange w:id="728" w:author="ms699852" w:date="2017-10-17T09:48:00Z">
              <w:rPr>
                <w:rFonts w:ascii="Arial" w:hAnsi="Arial" w:cs="Arial"/>
                <w:sz w:val="16"/>
                <w:szCs w:val="16"/>
                <w:lang w:val="en-US"/>
              </w:rPr>
            </w:rPrChange>
          </w:rPr>
          <w:t>Sardemann</w:t>
        </w:r>
        <w:proofErr w:type="spellEnd"/>
        <w:r w:rsidRPr="0034497F">
          <w:rPr>
            <w:rFonts w:ascii="Arial" w:hAnsi="Arial" w:cs="Arial"/>
            <w:sz w:val="16"/>
            <w:szCs w:val="16"/>
            <w:rPrChange w:id="729" w:author="ms699852" w:date="2017-10-17T09:48:00Z">
              <w:rPr>
                <w:rFonts w:ascii="Arial" w:hAnsi="Arial" w:cs="Arial"/>
                <w:sz w:val="16"/>
                <w:szCs w:val="16"/>
                <w:lang w:val="en-US"/>
              </w:rPr>
            </w:rPrChange>
          </w:rPr>
          <w:t xml:space="preserve">, H., Kröhnert, M. &amp; Schwalbe, E. (2017). </w:t>
        </w:r>
        <w:r w:rsidRPr="0034497F">
          <w:rPr>
            <w:rFonts w:ascii="Arial" w:hAnsi="Arial" w:cs="Arial"/>
            <w:sz w:val="16"/>
            <w:szCs w:val="16"/>
            <w:lang w:val="en-US"/>
          </w:rPr>
          <w:t xml:space="preserve">Camera based low-cost system to monitor hydrologic parameters in small catchments. </w:t>
        </w:r>
        <w:proofErr w:type="gramStart"/>
        <w:r w:rsidRPr="0034497F">
          <w:rPr>
            <w:rFonts w:ascii="Arial" w:hAnsi="Arial" w:cs="Arial"/>
            <w:sz w:val="16"/>
            <w:szCs w:val="16"/>
            <w:lang w:val="en-US"/>
          </w:rPr>
          <w:t>EGU General Assembly</w:t>
        </w:r>
        <w:r>
          <w:rPr>
            <w:rFonts w:ascii="Arial" w:hAnsi="Arial" w:cs="Arial"/>
            <w:sz w:val="16"/>
            <w:szCs w:val="16"/>
            <w:lang w:val="en-US"/>
          </w:rPr>
          <w:t xml:space="preserve"> Conference Abstracts 19.</w:t>
        </w:r>
      </w:ins>
      <w:proofErr w:type="gramEnd"/>
    </w:p>
    <w:p w:rsidR="0034497F" w:rsidRDefault="0034497F" w:rsidP="00DD02B1">
      <w:pPr>
        <w:widowControl w:val="0"/>
        <w:jc w:val="both"/>
        <w:rPr>
          <w:ins w:id="730" w:author="ms699852" w:date="2017-10-17T09:49:00Z"/>
          <w:rFonts w:ascii="Arial" w:hAnsi="Arial" w:cs="Arial"/>
          <w:sz w:val="16"/>
          <w:szCs w:val="16"/>
          <w:lang w:val="en-US"/>
        </w:rPr>
      </w:pPr>
    </w:p>
    <w:p w:rsidR="0034497F" w:rsidRDefault="0034497F" w:rsidP="00DD02B1">
      <w:pPr>
        <w:widowControl w:val="0"/>
        <w:jc w:val="both"/>
        <w:rPr>
          <w:ins w:id="731" w:author="ms699852" w:date="2017-10-17T09:54:00Z"/>
          <w:rFonts w:ascii="Arial" w:hAnsi="Arial" w:cs="Arial"/>
          <w:sz w:val="16"/>
          <w:szCs w:val="16"/>
          <w:lang w:val="en-US"/>
        </w:rPr>
      </w:pPr>
      <w:ins w:id="732" w:author="ms699852" w:date="2017-10-17T09:49:00Z">
        <w:r>
          <w:rPr>
            <w:rFonts w:ascii="Arial" w:hAnsi="Arial" w:cs="Arial"/>
            <w:sz w:val="16"/>
            <w:szCs w:val="16"/>
            <w:lang w:val="en-US"/>
          </w:rPr>
          <w:t xml:space="preserve">9. </w:t>
        </w:r>
      </w:ins>
      <w:ins w:id="733" w:author="ms699852" w:date="2017-10-17T09:53:00Z">
        <w:r>
          <w:rPr>
            <w:rFonts w:ascii="Arial" w:hAnsi="Arial" w:cs="Arial"/>
            <w:sz w:val="16"/>
            <w:szCs w:val="16"/>
            <w:lang w:val="en-US"/>
          </w:rPr>
          <w:t>Kröhnert, M.</w:t>
        </w:r>
      </w:ins>
      <w:ins w:id="734" w:author="ms699852" w:date="2017-10-17T09:54:00Z">
        <w:r>
          <w:rPr>
            <w:rFonts w:ascii="Arial" w:hAnsi="Arial" w:cs="Arial"/>
            <w:sz w:val="16"/>
            <w:szCs w:val="16"/>
            <w:lang w:val="en-US"/>
          </w:rPr>
          <w:t xml:space="preserve"> (2016).</w:t>
        </w:r>
      </w:ins>
      <w:ins w:id="735" w:author="ms699852" w:date="2017-10-17T09:53:00Z">
        <w:r w:rsidRPr="0034497F">
          <w:rPr>
            <w:rFonts w:ascii="Arial" w:hAnsi="Arial" w:cs="Arial"/>
            <w:sz w:val="16"/>
            <w:szCs w:val="16"/>
            <w:lang w:val="en-US"/>
          </w:rPr>
          <w:t xml:space="preserve"> </w:t>
        </w:r>
        <w:proofErr w:type="gramStart"/>
        <w:r w:rsidRPr="0034497F">
          <w:rPr>
            <w:rFonts w:ascii="Arial" w:hAnsi="Arial" w:cs="Arial"/>
            <w:sz w:val="16"/>
            <w:szCs w:val="16"/>
            <w:lang w:val="en-US"/>
          </w:rPr>
          <w:t>A</w:t>
        </w:r>
        <w:r>
          <w:rPr>
            <w:rFonts w:ascii="Arial" w:hAnsi="Arial" w:cs="Arial"/>
            <w:sz w:val="16"/>
            <w:szCs w:val="16"/>
            <w:lang w:val="en-US"/>
          </w:rPr>
          <w:t>utomatic waterline extraction from smartphone images</w:t>
        </w:r>
      </w:ins>
      <w:ins w:id="736" w:author="ms699852" w:date="2017-10-17T09:55:00Z">
        <w:r>
          <w:rPr>
            <w:rFonts w:ascii="Arial" w:hAnsi="Arial" w:cs="Arial"/>
            <w:sz w:val="16"/>
            <w:szCs w:val="16"/>
            <w:lang w:val="en-US"/>
          </w:rPr>
          <w:t>.</w:t>
        </w:r>
      </w:ins>
      <w:proofErr w:type="gramEnd"/>
      <w:ins w:id="737" w:author="ms699852" w:date="2017-10-17T09:53:00Z">
        <w:r>
          <w:rPr>
            <w:rFonts w:ascii="Arial" w:hAnsi="Arial" w:cs="Arial"/>
            <w:sz w:val="16"/>
            <w:szCs w:val="16"/>
            <w:lang w:val="en-US"/>
          </w:rPr>
          <w:t xml:space="preserve"> </w:t>
        </w:r>
      </w:ins>
      <w:ins w:id="738" w:author="ms699852" w:date="2017-10-17T09:54:00Z">
        <w:r>
          <w:rPr>
            <w:rFonts w:ascii="Arial" w:hAnsi="Arial" w:cs="Arial"/>
            <w:sz w:val="16"/>
            <w:szCs w:val="16"/>
            <w:lang w:val="en-US"/>
          </w:rPr>
          <w:t>In</w:t>
        </w:r>
      </w:ins>
      <w:ins w:id="739" w:author="ms699852" w:date="2017-10-17T09:53:00Z">
        <w:r w:rsidRPr="0034497F">
          <w:rPr>
            <w:rFonts w:ascii="Arial" w:hAnsi="Arial" w:cs="Arial"/>
            <w:sz w:val="16"/>
            <w:szCs w:val="16"/>
            <w:lang w:val="en-US"/>
          </w:rPr>
          <w:t xml:space="preserve">t. Arch. </w:t>
        </w:r>
        <w:proofErr w:type="spellStart"/>
        <w:r w:rsidRPr="0034497F">
          <w:rPr>
            <w:rFonts w:ascii="Arial" w:hAnsi="Arial" w:cs="Arial"/>
            <w:sz w:val="16"/>
            <w:szCs w:val="16"/>
            <w:lang w:val="en-US"/>
          </w:rPr>
          <w:t>Photogramm</w:t>
        </w:r>
        <w:proofErr w:type="spellEnd"/>
        <w:r w:rsidRPr="0034497F">
          <w:rPr>
            <w:rFonts w:ascii="Arial" w:hAnsi="Arial" w:cs="Arial"/>
            <w:sz w:val="16"/>
            <w:szCs w:val="16"/>
            <w:lang w:val="en-US"/>
          </w:rPr>
          <w:t>. Remote Sens. Spatial Inf. Sci., XLI-B5, 857-863</w:t>
        </w:r>
      </w:ins>
      <w:ins w:id="740" w:author="ms699852" w:date="2017-10-17T09:54:00Z">
        <w:r>
          <w:rPr>
            <w:rFonts w:ascii="Arial" w:hAnsi="Arial" w:cs="Arial"/>
            <w:sz w:val="16"/>
            <w:szCs w:val="16"/>
            <w:lang w:val="en-US"/>
          </w:rPr>
          <w:t>.</w:t>
        </w:r>
      </w:ins>
    </w:p>
    <w:p w:rsidR="0034497F" w:rsidRDefault="0034497F" w:rsidP="00DD02B1">
      <w:pPr>
        <w:widowControl w:val="0"/>
        <w:jc w:val="both"/>
        <w:rPr>
          <w:ins w:id="741" w:author="ms699852" w:date="2017-10-17T09:54:00Z"/>
          <w:rFonts w:ascii="Arial" w:hAnsi="Arial" w:cs="Arial"/>
          <w:sz w:val="16"/>
          <w:szCs w:val="16"/>
          <w:lang w:val="en-US"/>
        </w:rPr>
      </w:pPr>
    </w:p>
    <w:p w:rsidR="0034497F" w:rsidRDefault="0034497F" w:rsidP="00DD02B1">
      <w:pPr>
        <w:widowControl w:val="0"/>
        <w:jc w:val="both"/>
        <w:rPr>
          <w:ins w:id="742" w:author="ms699852" w:date="2017-10-17T09:59:00Z"/>
          <w:rFonts w:ascii="Arial" w:hAnsi="Arial" w:cs="Arial"/>
          <w:sz w:val="16"/>
          <w:szCs w:val="16"/>
          <w:lang w:val="en-US"/>
        </w:rPr>
      </w:pPr>
      <w:ins w:id="743" w:author="ms699852" w:date="2017-10-17T09:54:00Z">
        <w:r w:rsidRPr="0034497F">
          <w:rPr>
            <w:rFonts w:ascii="Arial" w:hAnsi="Arial" w:cs="Arial"/>
            <w:sz w:val="16"/>
            <w:szCs w:val="16"/>
            <w:rPrChange w:id="744" w:author="ms699852" w:date="2017-10-17T09:55:00Z">
              <w:rPr>
                <w:rFonts w:ascii="Arial" w:hAnsi="Arial" w:cs="Arial"/>
                <w:sz w:val="16"/>
                <w:szCs w:val="16"/>
                <w:lang w:val="en-US"/>
              </w:rPr>
            </w:rPrChange>
          </w:rPr>
          <w:t xml:space="preserve">10. </w:t>
        </w:r>
      </w:ins>
      <w:proofErr w:type="spellStart"/>
      <w:ins w:id="745" w:author="ms699852" w:date="2017-10-17T09:55:00Z">
        <w:r w:rsidRPr="0034497F">
          <w:rPr>
            <w:rFonts w:ascii="Arial" w:hAnsi="Arial" w:cs="Arial"/>
            <w:sz w:val="16"/>
            <w:szCs w:val="16"/>
            <w:rPrChange w:id="746" w:author="ms699852" w:date="2017-10-17T09:55:00Z">
              <w:rPr>
                <w:rFonts w:ascii="Arial" w:hAnsi="Arial" w:cs="Arial"/>
                <w:sz w:val="16"/>
                <w:szCs w:val="16"/>
                <w:lang w:val="en-US"/>
              </w:rPr>
            </w:rPrChange>
          </w:rPr>
          <w:t>Boerner</w:t>
        </w:r>
        <w:proofErr w:type="spellEnd"/>
        <w:r w:rsidRPr="0034497F">
          <w:rPr>
            <w:rFonts w:ascii="Arial" w:hAnsi="Arial" w:cs="Arial"/>
            <w:sz w:val="16"/>
            <w:szCs w:val="16"/>
            <w:rPrChange w:id="747" w:author="ms699852" w:date="2017-10-17T09:55:00Z">
              <w:rPr>
                <w:rFonts w:ascii="Arial" w:hAnsi="Arial" w:cs="Arial"/>
                <w:sz w:val="16"/>
                <w:szCs w:val="16"/>
                <w:lang w:val="en-US"/>
              </w:rPr>
            </w:rPrChange>
          </w:rPr>
          <w:t xml:space="preserve">, R. </w:t>
        </w:r>
        <w:r>
          <w:rPr>
            <w:rFonts w:ascii="Arial" w:hAnsi="Arial" w:cs="Arial"/>
            <w:sz w:val="16"/>
            <w:szCs w:val="16"/>
          </w:rPr>
          <w:t>&amp;</w:t>
        </w:r>
        <w:r w:rsidRPr="0034497F">
          <w:rPr>
            <w:rFonts w:ascii="Arial" w:hAnsi="Arial" w:cs="Arial"/>
            <w:sz w:val="16"/>
            <w:szCs w:val="16"/>
            <w:rPrChange w:id="748" w:author="ms699852" w:date="2017-10-17T09:55:00Z">
              <w:rPr>
                <w:rFonts w:ascii="Arial" w:hAnsi="Arial" w:cs="Arial"/>
                <w:sz w:val="16"/>
                <w:szCs w:val="16"/>
                <w:lang w:val="en-US"/>
              </w:rPr>
            </w:rPrChange>
          </w:rPr>
          <w:t xml:space="preserve"> Kröhnert, M. (2016).</w:t>
        </w:r>
        <w:r>
          <w:rPr>
            <w:rFonts w:ascii="Arial" w:hAnsi="Arial" w:cs="Arial"/>
            <w:sz w:val="16"/>
            <w:szCs w:val="16"/>
          </w:rPr>
          <w:t xml:space="preserve"> </w:t>
        </w:r>
        <w:proofErr w:type="gramStart"/>
        <w:r w:rsidRPr="0034497F">
          <w:rPr>
            <w:rFonts w:ascii="Arial" w:hAnsi="Arial" w:cs="Arial"/>
            <w:sz w:val="16"/>
            <w:szCs w:val="16"/>
            <w:lang w:val="en-US"/>
            <w:rPrChange w:id="749" w:author="ms699852" w:date="2017-10-17T09:55:00Z">
              <w:rPr>
                <w:rFonts w:ascii="Arial" w:hAnsi="Arial" w:cs="Arial"/>
                <w:sz w:val="16"/>
                <w:szCs w:val="16"/>
              </w:rPr>
            </w:rPrChange>
          </w:rPr>
          <w:t>Brute</w:t>
        </w:r>
        <w:r w:rsidRPr="0034497F">
          <w:rPr>
            <w:rFonts w:ascii="Arial" w:hAnsi="Arial" w:cs="Arial"/>
            <w:sz w:val="16"/>
            <w:szCs w:val="16"/>
            <w:lang w:val="en-US"/>
          </w:rPr>
          <w:t xml:space="preserve"> force matching between camera </w:t>
        </w:r>
        <w:r w:rsidRPr="0034497F">
          <w:rPr>
            <w:rFonts w:ascii="Arial" w:hAnsi="Arial" w:cs="Arial"/>
            <w:sz w:val="16"/>
            <w:szCs w:val="16"/>
            <w:lang w:val="en-US"/>
            <w:rPrChange w:id="750" w:author="ms699852" w:date="2017-10-17T09:55:00Z">
              <w:rPr>
                <w:rFonts w:ascii="Arial" w:hAnsi="Arial" w:cs="Arial"/>
                <w:sz w:val="16"/>
                <w:szCs w:val="16"/>
              </w:rPr>
            </w:rPrChange>
          </w:rPr>
          <w:t>shots and synthetic images from point clouds.</w:t>
        </w:r>
        <w:proofErr w:type="gramEnd"/>
        <w:r w:rsidRPr="0034497F">
          <w:rPr>
            <w:rFonts w:ascii="Arial" w:hAnsi="Arial" w:cs="Arial"/>
            <w:sz w:val="16"/>
            <w:szCs w:val="16"/>
            <w:lang w:val="en-US"/>
          </w:rPr>
          <w:t xml:space="preserve"> Int. Arch. </w:t>
        </w:r>
        <w:proofErr w:type="spellStart"/>
        <w:r w:rsidRPr="0034497F">
          <w:rPr>
            <w:rFonts w:ascii="Arial" w:hAnsi="Arial" w:cs="Arial"/>
            <w:sz w:val="16"/>
            <w:szCs w:val="16"/>
            <w:lang w:val="en-US"/>
          </w:rPr>
          <w:t>Photogramm</w:t>
        </w:r>
        <w:proofErr w:type="spellEnd"/>
        <w:r w:rsidRPr="0034497F">
          <w:rPr>
            <w:rFonts w:ascii="Arial" w:hAnsi="Arial" w:cs="Arial"/>
            <w:sz w:val="16"/>
            <w:szCs w:val="16"/>
            <w:lang w:val="en-US"/>
          </w:rPr>
          <w:t>. Remote Sens. Spatial Inf. Sci., XLI-B5, 771-777.</w:t>
        </w:r>
      </w:ins>
    </w:p>
    <w:p w:rsidR="00C432C5" w:rsidRDefault="00C432C5" w:rsidP="00DD02B1">
      <w:pPr>
        <w:widowControl w:val="0"/>
        <w:jc w:val="both"/>
        <w:rPr>
          <w:ins w:id="751" w:author="ms699852" w:date="2017-10-17T09:59:00Z"/>
          <w:rFonts w:ascii="Arial" w:hAnsi="Arial" w:cs="Arial"/>
          <w:sz w:val="16"/>
          <w:szCs w:val="16"/>
          <w:lang w:val="en-US"/>
        </w:rPr>
      </w:pPr>
    </w:p>
    <w:p w:rsidR="00C432C5" w:rsidRDefault="00C432C5" w:rsidP="00DD02B1">
      <w:pPr>
        <w:widowControl w:val="0"/>
        <w:jc w:val="both"/>
        <w:rPr>
          <w:ins w:id="752" w:author="ms699852" w:date="2017-10-17T10:02:00Z"/>
          <w:rFonts w:ascii="Arial" w:hAnsi="Arial" w:cs="Arial"/>
          <w:sz w:val="16"/>
          <w:szCs w:val="16"/>
          <w:lang w:val="en-US"/>
        </w:rPr>
      </w:pPr>
      <w:ins w:id="753" w:author="ms699852" w:date="2017-10-17T09:59:00Z">
        <w:r>
          <w:rPr>
            <w:rFonts w:ascii="Arial" w:hAnsi="Arial" w:cs="Arial"/>
            <w:sz w:val="16"/>
            <w:szCs w:val="16"/>
            <w:lang w:val="en-US"/>
          </w:rPr>
          <w:t xml:space="preserve">11. </w:t>
        </w:r>
        <w:r w:rsidRPr="00C432C5">
          <w:rPr>
            <w:rFonts w:ascii="Arial" w:hAnsi="Arial" w:cs="Arial"/>
            <w:sz w:val="16"/>
            <w:szCs w:val="16"/>
            <w:lang w:val="en-US"/>
          </w:rPr>
          <w:t xml:space="preserve">Stelling, N.; </w:t>
        </w:r>
        <w:proofErr w:type="spellStart"/>
        <w:r w:rsidRPr="00C432C5">
          <w:rPr>
            <w:rFonts w:ascii="Arial" w:hAnsi="Arial" w:cs="Arial"/>
            <w:sz w:val="16"/>
            <w:szCs w:val="16"/>
            <w:lang w:val="en-US"/>
          </w:rPr>
          <w:t>Spehr</w:t>
        </w:r>
        <w:proofErr w:type="spellEnd"/>
        <w:r w:rsidRPr="00C432C5">
          <w:rPr>
            <w:rFonts w:ascii="Arial" w:hAnsi="Arial" w:cs="Arial"/>
            <w:sz w:val="16"/>
            <w:szCs w:val="16"/>
            <w:lang w:val="en-US"/>
          </w:rPr>
          <w:t xml:space="preserve">, B.; Schilling, A.; Maas, H.-G.; </w:t>
        </w:r>
        <w:proofErr w:type="spellStart"/>
        <w:r w:rsidRPr="00C432C5">
          <w:rPr>
            <w:rFonts w:ascii="Arial" w:hAnsi="Arial" w:cs="Arial"/>
            <w:sz w:val="16"/>
            <w:szCs w:val="16"/>
            <w:lang w:val="en-US"/>
          </w:rPr>
          <w:t>Gumhold</w:t>
        </w:r>
        <w:proofErr w:type="spellEnd"/>
        <w:r w:rsidRPr="00C432C5">
          <w:rPr>
            <w:rFonts w:ascii="Arial" w:hAnsi="Arial" w:cs="Arial"/>
            <w:sz w:val="16"/>
            <w:szCs w:val="16"/>
            <w:lang w:val="en-US"/>
          </w:rPr>
          <w:t>, S.</w:t>
        </w:r>
      </w:ins>
      <w:ins w:id="754" w:author="ms699852" w:date="2017-10-17T12:52:00Z">
        <w:r w:rsidR="0021276C">
          <w:rPr>
            <w:rFonts w:ascii="Arial" w:hAnsi="Arial" w:cs="Arial"/>
            <w:sz w:val="16"/>
            <w:szCs w:val="16"/>
            <w:lang w:val="en-US"/>
          </w:rPr>
          <w:t xml:space="preserve"> (2010).</w:t>
        </w:r>
      </w:ins>
      <w:ins w:id="755" w:author="ms699852" w:date="2017-10-17T09:59:00Z">
        <w:r w:rsidRPr="00C432C5">
          <w:rPr>
            <w:rFonts w:ascii="Arial" w:hAnsi="Arial" w:cs="Arial"/>
            <w:sz w:val="16"/>
            <w:szCs w:val="16"/>
            <w:lang w:val="en-US"/>
          </w:rPr>
          <w:t xml:space="preserve"> </w:t>
        </w:r>
        <w:proofErr w:type="gramStart"/>
        <w:r w:rsidRPr="00C432C5">
          <w:rPr>
            <w:rFonts w:ascii="Arial" w:hAnsi="Arial" w:cs="Arial"/>
            <w:sz w:val="16"/>
            <w:szCs w:val="16"/>
            <w:lang w:val="en-US"/>
          </w:rPr>
          <w:t>Automatic feature matching between digital images and 2D representations of a laser scanner point cloud.</w:t>
        </w:r>
        <w:proofErr w:type="gramEnd"/>
        <w:r w:rsidRPr="00C432C5">
          <w:rPr>
            <w:rFonts w:ascii="Arial" w:hAnsi="Arial" w:cs="Arial"/>
            <w:sz w:val="16"/>
            <w:szCs w:val="16"/>
            <w:lang w:val="en-US"/>
          </w:rPr>
          <w:t xml:space="preserve"> In: International Archives of Photogrammetry, Remote Sensing and Spatial Information</w:t>
        </w:r>
        <w:r w:rsidR="0021276C">
          <w:rPr>
            <w:rFonts w:ascii="Arial" w:hAnsi="Arial" w:cs="Arial"/>
            <w:sz w:val="16"/>
            <w:szCs w:val="16"/>
            <w:lang w:val="en-US"/>
          </w:rPr>
          <w:t xml:space="preserve"> Sciences Vol. 38, Part 5.</w:t>
        </w:r>
      </w:ins>
    </w:p>
    <w:p w:rsidR="00C432C5" w:rsidRDefault="00C432C5" w:rsidP="00DD02B1">
      <w:pPr>
        <w:widowControl w:val="0"/>
        <w:jc w:val="both"/>
        <w:rPr>
          <w:ins w:id="756" w:author="ms699852" w:date="2017-10-17T10:02:00Z"/>
          <w:rFonts w:ascii="Arial" w:hAnsi="Arial" w:cs="Arial"/>
          <w:sz w:val="16"/>
          <w:szCs w:val="16"/>
          <w:lang w:val="en-US"/>
        </w:rPr>
      </w:pPr>
    </w:p>
    <w:p w:rsidR="00C432C5" w:rsidRDefault="00C432C5" w:rsidP="00DD02B1">
      <w:pPr>
        <w:widowControl w:val="0"/>
        <w:jc w:val="both"/>
        <w:rPr>
          <w:ins w:id="757" w:author="ms699852" w:date="2017-10-17T12:52:00Z"/>
          <w:rFonts w:ascii="Arial" w:hAnsi="Arial" w:cs="Arial"/>
          <w:sz w:val="16"/>
          <w:szCs w:val="16"/>
          <w:lang w:val="en-US"/>
        </w:rPr>
      </w:pPr>
      <w:ins w:id="758" w:author="ms699852" w:date="2017-10-17T10:02:00Z">
        <w:r>
          <w:rPr>
            <w:rFonts w:ascii="Arial" w:hAnsi="Arial" w:cs="Arial"/>
            <w:sz w:val="16"/>
            <w:szCs w:val="16"/>
            <w:lang w:val="en-US"/>
          </w:rPr>
          <w:t xml:space="preserve">12. </w:t>
        </w:r>
      </w:ins>
      <w:proofErr w:type="spellStart"/>
      <w:ins w:id="759" w:author="ms699852" w:date="2017-10-17T10:04:00Z">
        <w:r w:rsidRPr="00C432C5">
          <w:rPr>
            <w:rFonts w:ascii="Arial" w:hAnsi="Arial" w:cs="Arial"/>
            <w:sz w:val="16"/>
            <w:szCs w:val="16"/>
            <w:lang w:val="en-US"/>
          </w:rPr>
          <w:t>Meierhold</w:t>
        </w:r>
        <w:proofErr w:type="spellEnd"/>
        <w:r w:rsidRPr="00C432C5">
          <w:rPr>
            <w:rFonts w:ascii="Arial" w:hAnsi="Arial" w:cs="Arial"/>
            <w:sz w:val="16"/>
            <w:szCs w:val="16"/>
            <w:lang w:val="en-US"/>
          </w:rPr>
          <w:t xml:space="preserve">, </w:t>
        </w:r>
        <w:r>
          <w:rPr>
            <w:rFonts w:ascii="Arial" w:hAnsi="Arial" w:cs="Arial"/>
            <w:sz w:val="16"/>
            <w:szCs w:val="16"/>
            <w:lang w:val="en-US"/>
          </w:rPr>
          <w:t>N. &amp;</w:t>
        </w:r>
        <w:r w:rsidRPr="00C432C5">
          <w:rPr>
            <w:rFonts w:ascii="Arial" w:hAnsi="Arial" w:cs="Arial"/>
            <w:sz w:val="16"/>
            <w:szCs w:val="16"/>
            <w:lang w:val="en-US"/>
          </w:rPr>
          <w:t xml:space="preserve"> </w:t>
        </w:r>
        <w:proofErr w:type="spellStart"/>
        <w:r w:rsidRPr="00C432C5">
          <w:rPr>
            <w:rFonts w:ascii="Arial" w:hAnsi="Arial" w:cs="Arial"/>
            <w:sz w:val="16"/>
            <w:szCs w:val="16"/>
            <w:lang w:val="en-US"/>
          </w:rPr>
          <w:t>Schmich</w:t>
        </w:r>
        <w:proofErr w:type="spellEnd"/>
        <w:r>
          <w:rPr>
            <w:rFonts w:ascii="Arial" w:hAnsi="Arial" w:cs="Arial"/>
            <w:sz w:val="16"/>
            <w:szCs w:val="16"/>
            <w:lang w:val="en-US"/>
          </w:rPr>
          <w:t>, A. (2009).</w:t>
        </w:r>
        <w:r w:rsidRPr="00C432C5">
          <w:rPr>
            <w:rFonts w:ascii="Arial" w:hAnsi="Arial" w:cs="Arial"/>
            <w:sz w:val="16"/>
            <w:szCs w:val="16"/>
            <w:lang w:val="en-US"/>
          </w:rPr>
          <w:t xml:space="preserve"> Referencing of images to laser scanner data using linear features extracted from digital images and range images. In: International Archives of Photogrammetry, Remote Sensing and Spatial Informa</w:t>
        </w:r>
        <w:r w:rsidR="0021276C">
          <w:rPr>
            <w:rFonts w:ascii="Arial" w:hAnsi="Arial" w:cs="Arial"/>
            <w:sz w:val="16"/>
            <w:szCs w:val="16"/>
            <w:lang w:val="en-US"/>
          </w:rPr>
          <w:t>tion Science Vol. XXXVIII-3/W8</w:t>
        </w:r>
      </w:ins>
      <w:ins w:id="760" w:author="ms699852" w:date="2017-10-17T12:52:00Z">
        <w:r w:rsidR="0021276C">
          <w:rPr>
            <w:rFonts w:ascii="Arial" w:hAnsi="Arial" w:cs="Arial"/>
            <w:sz w:val="16"/>
            <w:szCs w:val="16"/>
            <w:lang w:val="en-US"/>
          </w:rPr>
          <w:t>.</w:t>
        </w:r>
      </w:ins>
    </w:p>
    <w:p w:rsidR="0021276C" w:rsidRDefault="0021276C" w:rsidP="00DD02B1">
      <w:pPr>
        <w:widowControl w:val="0"/>
        <w:jc w:val="both"/>
        <w:rPr>
          <w:ins w:id="761" w:author="ms699852" w:date="2017-10-17T12:52:00Z"/>
          <w:rFonts w:ascii="Arial" w:hAnsi="Arial" w:cs="Arial"/>
          <w:sz w:val="16"/>
          <w:szCs w:val="16"/>
          <w:lang w:val="en-US"/>
        </w:rPr>
      </w:pPr>
    </w:p>
    <w:p w:rsidR="0021276C" w:rsidRDefault="0021276C" w:rsidP="00DD02B1">
      <w:pPr>
        <w:widowControl w:val="0"/>
        <w:jc w:val="both"/>
        <w:rPr>
          <w:ins w:id="762" w:author="ms699852" w:date="2017-10-17T12:53:00Z"/>
          <w:rFonts w:ascii="Arial" w:hAnsi="Arial" w:cs="Arial"/>
          <w:sz w:val="16"/>
          <w:szCs w:val="16"/>
          <w:lang w:val="en-US"/>
        </w:rPr>
      </w:pPr>
      <w:ins w:id="763" w:author="ms699852" w:date="2017-10-17T12:52:00Z">
        <w:r>
          <w:rPr>
            <w:rFonts w:ascii="Arial" w:hAnsi="Arial" w:cs="Arial"/>
            <w:sz w:val="16"/>
            <w:szCs w:val="16"/>
            <w:lang w:val="en-US"/>
          </w:rPr>
          <w:t xml:space="preserve">13. </w:t>
        </w:r>
        <w:r w:rsidRPr="0021276C">
          <w:rPr>
            <w:rFonts w:ascii="Arial" w:hAnsi="Arial" w:cs="Arial"/>
            <w:sz w:val="16"/>
            <w:szCs w:val="16"/>
            <w:lang w:val="en-US"/>
          </w:rPr>
          <w:t xml:space="preserve">Brown, D. C. (1971). </w:t>
        </w:r>
        <w:proofErr w:type="gramStart"/>
        <w:r w:rsidRPr="0021276C">
          <w:rPr>
            <w:rFonts w:ascii="Arial" w:hAnsi="Arial" w:cs="Arial"/>
            <w:sz w:val="16"/>
            <w:szCs w:val="16"/>
            <w:lang w:val="en-US"/>
          </w:rPr>
          <w:t>Close-range camera calibration.</w:t>
        </w:r>
        <w:proofErr w:type="gramEnd"/>
        <w:r w:rsidRPr="0021276C">
          <w:rPr>
            <w:rFonts w:ascii="Arial" w:hAnsi="Arial" w:cs="Arial"/>
            <w:sz w:val="16"/>
            <w:szCs w:val="16"/>
            <w:lang w:val="en-US"/>
          </w:rPr>
          <w:t xml:space="preserve"> </w:t>
        </w:r>
        <w:proofErr w:type="gramStart"/>
        <w:r w:rsidRPr="0021276C">
          <w:rPr>
            <w:rFonts w:ascii="Arial" w:hAnsi="Arial" w:cs="Arial"/>
            <w:sz w:val="16"/>
            <w:szCs w:val="16"/>
            <w:lang w:val="en-US"/>
          </w:rPr>
          <w:t xml:space="preserve">In </w:t>
        </w:r>
        <w:r>
          <w:rPr>
            <w:rFonts w:ascii="Arial" w:hAnsi="Arial" w:cs="Arial"/>
            <w:sz w:val="16"/>
            <w:szCs w:val="16"/>
            <w:lang w:val="en-US"/>
          </w:rPr>
          <w:t>Photogrammetric Engineering, 3</w:t>
        </w:r>
      </w:ins>
      <w:ins w:id="764" w:author="ms699852" w:date="2017-10-17T12:53:00Z">
        <w:r w:rsidRPr="0021276C">
          <w:rPr>
            <w:rFonts w:ascii="Arial" w:hAnsi="Arial" w:cs="Arial"/>
            <w:sz w:val="16"/>
            <w:szCs w:val="16"/>
            <w:lang w:val="en-US"/>
          </w:rPr>
          <w:t>7(8), 855-866.</w:t>
        </w:r>
        <w:proofErr w:type="gramEnd"/>
      </w:ins>
    </w:p>
    <w:p w:rsidR="0021276C" w:rsidRDefault="0021276C" w:rsidP="00DD02B1">
      <w:pPr>
        <w:widowControl w:val="0"/>
        <w:jc w:val="both"/>
        <w:rPr>
          <w:ins w:id="765" w:author="ms699852" w:date="2017-10-17T12:53:00Z"/>
          <w:rFonts w:ascii="Arial" w:hAnsi="Arial" w:cs="Arial"/>
          <w:sz w:val="16"/>
          <w:szCs w:val="16"/>
          <w:lang w:val="en-US"/>
        </w:rPr>
      </w:pPr>
    </w:p>
    <w:p w:rsidR="0021276C" w:rsidRDefault="0021276C" w:rsidP="00DD02B1">
      <w:pPr>
        <w:widowControl w:val="0"/>
        <w:jc w:val="both"/>
        <w:rPr>
          <w:ins w:id="766" w:author="ms699852" w:date="2017-10-17T12:54:00Z"/>
          <w:rFonts w:ascii="Arial" w:hAnsi="Arial" w:cs="Arial"/>
          <w:sz w:val="16"/>
          <w:szCs w:val="16"/>
          <w:lang w:val="en-US"/>
        </w:rPr>
      </w:pPr>
      <w:ins w:id="767" w:author="ms699852" w:date="2017-10-17T12:53:00Z">
        <w:r>
          <w:rPr>
            <w:rFonts w:ascii="Arial" w:hAnsi="Arial" w:cs="Arial"/>
            <w:sz w:val="16"/>
            <w:szCs w:val="16"/>
            <w:lang w:val="en-US"/>
          </w:rPr>
          <w:t xml:space="preserve">14. </w:t>
        </w:r>
        <w:r w:rsidRPr="0021276C">
          <w:rPr>
            <w:rFonts w:ascii="Arial" w:hAnsi="Arial" w:cs="Arial"/>
            <w:sz w:val="16"/>
            <w:szCs w:val="16"/>
            <w:lang w:val="en-US"/>
          </w:rPr>
          <w:t xml:space="preserve">Zhang, Z. (2000). </w:t>
        </w:r>
        <w:proofErr w:type="gramStart"/>
        <w:r w:rsidRPr="0021276C">
          <w:rPr>
            <w:rFonts w:ascii="Arial" w:hAnsi="Arial" w:cs="Arial"/>
            <w:sz w:val="16"/>
            <w:szCs w:val="16"/>
            <w:lang w:val="en-US"/>
          </w:rPr>
          <w:t>A flexible new technique for camera calibration.</w:t>
        </w:r>
        <w:proofErr w:type="gramEnd"/>
        <w:r w:rsidRPr="0021276C">
          <w:rPr>
            <w:rFonts w:ascii="Arial" w:hAnsi="Arial" w:cs="Arial"/>
            <w:sz w:val="16"/>
            <w:szCs w:val="16"/>
            <w:lang w:val="en-US"/>
          </w:rPr>
          <w:t xml:space="preserve"> </w:t>
        </w:r>
        <w:proofErr w:type="gramStart"/>
        <w:r w:rsidRPr="0021276C">
          <w:rPr>
            <w:rFonts w:ascii="Arial" w:hAnsi="Arial" w:cs="Arial"/>
            <w:sz w:val="16"/>
            <w:szCs w:val="16"/>
            <w:lang w:val="en-US"/>
          </w:rPr>
          <w:t>IEEE Transactions on pattern analysis and machine intelligence, 22(11), 1330-1334.</w:t>
        </w:r>
      </w:ins>
      <w:proofErr w:type="gramEnd"/>
    </w:p>
    <w:p w:rsidR="0021276C" w:rsidRDefault="0021276C" w:rsidP="00DD02B1">
      <w:pPr>
        <w:widowControl w:val="0"/>
        <w:jc w:val="both"/>
        <w:rPr>
          <w:ins w:id="768" w:author="ms699852" w:date="2017-10-17T12:54:00Z"/>
          <w:rFonts w:ascii="Arial" w:hAnsi="Arial" w:cs="Arial"/>
          <w:sz w:val="16"/>
          <w:szCs w:val="16"/>
          <w:lang w:val="en-US"/>
        </w:rPr>
      </w:pPr>
    </w:p>
    <w:p w:rsidR="0021276C" w:rsidRPr="00DD02B1" w:rsidRDefault="0021276C" w:rsidP="00DD02B1">
      <w:pPr>
        <w:widowControl w:val="0"/>
        <w:jc w:val="both"/>
        <w:rPr>
          <w:rFonts w:ascii="Arial" w:hAnsi="Arial" w:cs="Arial"/>
          <w:sz w:val="16"/>
          <w:szCs w:val="16"/>
          <w:lang w:val="en-US"/>
        </w:rPr>
      </w:pPr>
      <w:ins w:id="769" w:author="ms699852" w:date="2017-10-17T12:54:00Z">
        <w:r>
          <w:rPr>
            <w:rFonts w:ascii="Arial" w:hAnsi="Arial" w:cs="Arial"/>
            <w:sz w:val="16"/>
            <w:szCs w:val="16"/>
            <w:lang w:val="en-US"/>
          </w:rPr>
          <w:t xml:space="preserve">15. </w:t>
        </w:r>
        <w:r w:rsidRPr="0021276C">
          <w:rPr>
            <w:rFonts w:ascii="Arial" w:hAnsi="Arial" w:cs="Arial"/>
            <w:sz w:val="16"/>
            <w:szCs w:val="16"/>
            <w:lang w:val="en-US"/>
          </w:rPr>
          <w:t xml:space="preserve">Tsai, R. (1987). </w:t>
        </w:r>
        <w:proofErr w:type="gramStart"/>
        <w:r w:rsidRPr="0021276C">
          <w:rPr>
            <w:rFonts w:ascii="Arial" w:hAnsi="Arial" w:cs="Arial"/>
            <w:sz w:val="16"/>
            <w:szCs w:val="16"/>
            <w:lang w:val="en-US"/>
          </w:rPr>
          <w:t>A versatile camera calibration technique for high-accuracy 3D machine vision metrology using off-the-shelf TV cameras and lenses.</w:t>
        </w:r>
        <w:proofErr w:type="gramEnd"/>
        <w:r w:rsidRPr="0021276C">
          <w:rPr>
            <w:rFonts w:ascii="Arial" w:hAnsi="Arial" w:cs="Arial"/>
            <w:sz w:val="16"/>
            <w:szCs w:val="16"/>
            <w:lang w:val="en-US"/>
          </w:rPr>
          <w:t xml:space="preserve"> IEEE Journal on Robotics and Automation, 3(4), 323-344.</w:t>
        </w:r>
      </w:ins>
    </w:p>
    <w:sectPr w:rsidR="0021276C" w:rsidRPr="00DD02B1">
      <w:pgSz w:w="8391" w:h="11906"/>
      <w:pgMar w:top="964" w:right="851" w:bottom="851" w:left="851" w:header="720" w:footer="720" w:gutter="0"/>
      <w:cols w:space="720"/>
      <w:docGrid w:linePitch="240" w:charSpace="2047"/>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Greenich Viper" w:date="2017-09-05T20:22:00Z" w:initials="GV">
    <w:p w:rsidR="005D5C6B" w:rsidRDefault="005D5C6B">
      <w:pPr>
        <w:pStyle w:val="Kommentartext"/>
      </w:pPr>
      <w:r>
        <w:rPr>
          <w:rStyle w:val="Kommentarzeichen"/>
        </w:rPr>
        <w:annotationRef/>
      </w:r>
      <w:r>
        <w:t>Hinweis Farbcodes:</w:t>
      </w:r>
    </w:p>
    <w:p w:rsidR="005D5C6B" w:rsidRDefault="005D5C6B">
      <w:pPr>
        <w:pStyle w:val="Kommentartext"/>
      </w:pPr>
    </w:p>
    <w:p w:rsidR="005D5C6B" w:rsidRDefault="005D5C6B">
      <w:pPr>
        <w:pStyle w:val="Kommentartext"/>
      </w:pPr>
      <w:r>
        <w:t>pink – von Melanie oder für Melanie</w:t>
      </w:r>
    </w:p>
    <w:p w:rsidR="005D5C6B" w:rsidRDefault="005D5C6B">
      <w:pPr>
        <w:pStyle w:val="Kommentartext"/>
      </w:pPr>
      <w:r>
        <w:t>rot – von Christian oder für Christian</w:t>
      </w:r>
    </w:p>
    <w:p w:rsidR="005D5C6B" w:rsidRDefault="005D5C6B">
      <w:pPr>
        <w:pStyle w:val="Kommentartext"/>
      </w:pPr>
      <w:r>
        <w:t xml:space="preserve">[ich weiß das macht so wenig Sinn – aber wenn es FÜR den jeweils anderen bestimmt ist </w:t>
      </w:r>
      <w:proofErr w:type="spellStart"/>
      <w:r>
        <w:t>ist</w:t>
      </w:r>
      <w:proofErr w:type="spellEnd"/>
      <w:r>
        <w:t xml:space="preserve"> das wahrscheinlich ersichtlich]</w:t>
      </w:r>
    </w:p>
    <w:p w:rsidR="005D5C6B" w:rsidRDefault="005D5C6B">
      <w:pPr>
        <w:pStyle w:val="Kommentartext"/>
      </w:pPr>
      <w:r>
        <w:t xml:space="preserve">gelb – kann bei Platznot ausgeschnitten und als Notizdokument für weitere Artikel abgelegt werden. </w:t>
      </w:r>
      <w:r w:rsidR="00DB2D56">
        <w:sym w:font="Wingdings" w:char="F0E0"/>
      </w:r>
      <w:r w:rsidR="00DB2D56">
        <w:t xml:space="preserve"> wenn in Platznot, einfach damit rechnen dass das herausfallen kann.</w:t>
      </w:r>
    </w:p>
  </w:comment>
  <w:comment w:id="2" w:author="Greenich Viper" w:date="2017-09-05T21:03:00Z" w:initials="GV">
    <w:p w:rsidR="00C42435" w:rsidRPr="00C42435" w:rsidRDefault="00C42435">
      <w:pPr>
        <w:pStyle w:val="Kommentartext"/>
        <w:rPr>
          <w:lang w:val="en-US"/>
        </w:rPr>
      </w:pPr>
      <w:r>
        <w:rPr>
          <w:rStyle w:val="Kommentarzeichen"/>
        </w:rPr>
        <w:annotationRef/>
      </w:r>
      <w:proofErr w:type="gramStart"/>
      <w:r w:rsidRPr="00C42435">
        <w:rPr>
          <w:lang w:val="en-US"/>
        </w:rPr>
        <w:t>very</w:t>
      </w:r>
      <w:proofErr w:type="gramEnd"/>
      <w:r w:rsidRPr="00C42435">
        <w:rPr>
          <w:lang w:val="en-US"/>
        </w:rPr>
        <w:t xml:space="preserve"> to-the-point – crisp, sharp – great.</w:t>
      </w:r>
    </w:p>
  </w:comment>
  <w:comment w:id="37" w:author="ms699852" w:date="2017-10-17T10:08:00Z" w:initials="m">
    <w:p w:rsidR="0017377F" w:rsidRPr="0017377F" w:rsidRDefault="0017377F">
      <w:pPr>
        <w:pStyle w:val="Kommentartext"/>
        <w:rPr>
          <w:lang w:val="en-US"/>
        </w:rPr>
      </w:pPr>
      <w:r>
        <w:rPr>
          <w:rStyle w:val="Kommentarzeichen"/>
        </w:rPr>
        <w:annotationRef/>
      </w:r>
      <w:r>
        <w:rPr>
          <w:lang w:val="en-US"/>
        </w:rPr>
        <w:t xml:space="preserve">Unfortunately, I don´t get what you want for citation… </w:t>
      </w:r>
      <w:proofErr w:type="gramStart"/>
      <w:r w:rsidRPr="0017377F">
        <w:rPr>
          <w:rFonts w:ascii="Segoe UI Emoji" w:eastAsia="Segoe UI Emoji" w:hAnsi="Segoe UI Emoji" w:cs="Segoe UI Emoji"/>
          <w:lang w:val="en-US"/>
        </w:rPr>
        <w:t>☹</w:t>
      </w:r>
      <w:r>
        <w:rPr>
          <w:rFonts w:ascii="Segoe UI Emoji" w:eastAsia="Segoe UI Emoji" w:hAnsi="Segoe UI Emoji" w:cs="Segoe UI Emoji"/>
          <w:lang w:val="en-US"/>
        </w:rPr>
        <w:t xml:space="preserve"> ?!</w:t>
      </w:r>
      <w:proofErr w:type="gramEnd"/>
    </w:p>
  </w:comment>
  <w:comment w:id="165" w:author="Greenich Viper" w:date="2017-09-05T21:00:00Z" w:initials="GV">
    <w:p w:rsidR="00C42435" w:rsidRPr="00C42435" w:rsidRDefault="00C42435">
      <w:pPr>
        <w:pStyle w:val="Kommentartext"/>
        <w:rPr>
          <w:lang w:val="en-US"/>
        </w:rPr>
      </w:pPr>
      <w:r>
        <w:rPr>
          <w:rStyle w:val="Kommentarzeichen"/>
        </w:rPr>
        <w:annotationRef/>
      </w:r>
      <w:proofErr w:type="gramStart"/>
      <w:r w:rsidRPr="00C42435">
        <w:rPr>
          <w:lang w:val="en-US"/>
        </w:rPr>
        <w:t>reads</w:t>
      </w:r>
      <w:proofErr w:type="gramEnd"/>
      <w:r w:rsidRPr="00C42435">
        <w:rPr>
          <w:lang w:val="en-US"/>
        </w:rPr>
        <w:t xml:space="preserve"> very well – I like it!</w:t>
      </w:r>
    </w:p>
  </w:comment>
  <w:comment w:id="166" w:author=" " w:date="2017-10-16T10:57:00Z" w:initials="M">
    <w:p w:rsidR="00462479" w:rsidRPr="009D46B6" w:rsidRDefault="00462479">
      <w:pPr>
        <w:pStyle w:val="Kommentartext"/>
        <w:rPr>
          <w:rFonts w:ascii="Segoe UI Emoji" w:eastAsia="Segoe UI Emoji" w:hAnsi="Segoe UI Emoji" w:cs="Segoe UI Emoji"/>
          <w:lang w:val="en-US"/>
        </w:rPr>
      </w:pPr>
      <w:r>
        <w:rPr>
          <w:rStyle w:val="Kommentarzeichen"/>
        </w:rPr>
        <w:annotationRef/>
      </w:r>
      <w:r w:rsidRPr="009D46B6">
        <w:rPr>
          <w:lang w:val="en-US"/>
        </w:rPr>
        <w:t xml:space="preserve">Thx </w:t>
      </w:r>
      <w:r>
        <w:rPr>
          <w:rFonts w:ascii="Segoe UI Emoji" w:eastAsia="Segoe UI Emoji" w:hAnsi="Segoe UI Emoji" w:cs="Segoe UI Emoji"/>
        </w:rPr>
        <w:t>😊</w:t>
      </w:r>
    </w:p>
  </w:comment>
  <w:comment w:id="458" w:author="ms699852" w:date="2017-10-16T14:11:00Z" w:initials="m">
    <w:p w:rsidR="00252690" w:rsidRPr="00252690" w:rsidRDefault="00252690">
      <w:pPr>
        <w:pStyle w:val="Kommentartext"/>
        <w:rPr>
          <w:lang w:val="en-US"/>
        </w:rPr>
      </w:pPr>
      <w:r w:rsidRPr="00252690">
        <w:rPr>
          <w:rStyle w:val="Kommentarzeichen"/>
          <w:lang w:val="en-US"/>
        </w:rPr>
        <w:annotationRef/>
      </w:r>
      <w:r w:rsidRPr="00252690">
        <w:rPr>
          <w:lang w:val="en-US"/>
        </w:rPr>
        <w:t>Unfortunately</w:t>
      </w:r>
      <w:r>
        <w:rPr>
          <w:lang w:val="en-US"/>
        </w:rPr>
        <w:t>, still the next one would comprise this issue. For now, the papers don’t deal with this problem.</w:t>
      </w:r>
    </w:p>
  </w:comment>
  <w:comment w:id="652" w:author="ms699852" w:date="2017-10-17T18:45:00Z" w:initials="m">
    <w:p w:rsidR="003A6FA0" w:rsidRPr="003A6FA0" w:rsidRDefault="003A6FA0">
      <w:pPr>
        <w:pStyle w:val="Kommentartext"/>
        <w:rPr>
          <w:lang w:val="en-US"/>
        </w:rPr>
      </w:pPr>
      <w:r>
        <w:rPr>
          <w:rStyle w:val="Kommentarzeichen"/>
        </w:rPr>
        <w:annotationRef/>
      </w:r>
      <w:r w:rsidRPr="003A6FA0">
        <w:rPr>
          <w:lang w:val="en-US"/>
        </w:rPr>
        <w:t xml:space="preserve">Only </w:t>
      </w:r>
      <w:r>
        <w:rPr>
          <w:lang w:val="en-US"/>
        </w:rPr>
        <w:t>in-plan currently… even in the thesis there will be a concept only no implementation (time issues…)</w:t>
      </w:r>
    </w:p>
  </w:comment>
  <w:comment w:id="653" w:author=" " w:date="2017-10-16T10:58:00Z" w:initials="M">
    <w:p w:rsidR="00462479" w:rsidRPr="00462479" w:rsidRDefault="00462479">
      <w:pPr>
        <w:pStyle w:val="Kommentartext"/>
        <w:rPr>
          <w:lang w:val="en-US"/>
        </w:rPr>
      </w:pPr>
      <w:r>
        <w:rPr>
          <w:rStyle w:val="Kommentarzeichen"/>
        </w:rPr>
        <w:annotationRef/>
      </w:r>
      <w:r w:rsidRPr="00462479">
        <w:rPr>
          <w:lang w:val="en-US"/>
        </w:rPr>
        <w:t>Christian, would it be possible t</w:t>
      </w:r>
      <w:r>
        <w:rPr>
          <w:lang w:val="en-US"/>
        </w:rPr>
        <w:t xml:space="preserve">o shorten some digits of the time (like 00:00:00:211 </w:t>
      </w:r>
      <w:r w:rsidRPr="00462479">
        <w:rPr>
          <w:lang w:val="en-US"/>
        </w:rPr>
        <w:sym w:font="Wingdings" w:char="F0E0"/>
      </w:r>
      <w:r>
        <w:rPr>
          <w:lang w:val="en-US"/>
        </w:rPr>
        <w:t xml:space="preserve"> 00:211) that we can enlarge the table regarding the font size? It is very hard to read considering a print out version.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37C9" w:rsidRDefault="00B737C9" w:rsidP="005A3C26">
      <w:r>
        <w:separator/>
      </w:r>
    </w:p>
  </w:endnote>
  <w:endnote w:type="continuationSeparator" w:id="0">
    <w:p w:rsidR="00B737C9" w:rsidRDefault="00B737C9" w:rsidP="005A3C26">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sig w:usb0="E0000AFF" w:usb1="500078FF" w:usb2="00000021" w:usb3="00000000" w:csb0="000001BF" w:csb1="00000000"/>
  </w:font>
  <w:font w:name="Droid Sans Fallback">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Segoe UI Emoji">
    <w:charset w:val="00"/>
    <w:family w:val="swiss"/>
    <w:pitch w:val="variable"/>
    <w:sig w:usb0="00000003" w:usb1="02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37C9" w:rsidRDefault="00B737C9" w:rsidP="005A3C26">
      <w:r>
        <w:separator/>
      </w:r>
    </w:p>
  </w:footnote>
  <w:footnote w:type="continuationSeparator" w:id="0">
    <w:p w:rsidR="00B737C9" w:rsidRDefault="00B737C9" w:rsidP="005A3C26">
      <w:r>
        <w:continuationSeparator/>
      </w:r>
    </w:p>
  </w:footnote>
  <w:footnote w:id="1">
    <w:p w:rsidR="008657AF" w:rsidRPr="005A3C26" w:rsidRDefault="008657AF">
      <w:pPr>
        <w:pStyle w:val="Funotentext"/>
        <w:rPr>
          <w:lang w:val="en-US"/>
        </w:rPr>
      </w:pPr>
      <w:r>
        <w:rPr>
          <w:rStyle w:val="Funotenzeichen"/>
        </w:rPr>
        <w:footnoteRef/>
      </w:r>
      <w:r w:rsidRPr="005A3C26">
        <w:rPr>
          <w:lang w:val="en-US"/>
        </w:rPr>
        <w:t xml:space="preserve"> Digital Earth Explorer – </w:t>
      </w:r>
      <w:r w:rsidR="008D1AAA">
        <w:rPr>
          <w:lang w:val="en-US"/>
        </w:rPr>
        <w:t>https://earthexplorer.usgs</w:t>
      </w:r>
      <w:r w:rsidRPr="005A3C26">
        <w:rPr>
          <w:lang w:val="en-US"/>
        </w:rPr>
        <w:t>.gov</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B26226"/>
    <w:multiLevelType w:val="hybridMultilevel"/>
    <w:tmpl w:val="1C22BB86"/>
    <w:lvl w:ilvl="0" w:tplc="FD289900">
      <w:start w:val="2"/>
      <w:numFmt w:val="bullet"/>
      <w:lvlText w:val="-"/>
      <w:lvlJc w:val="left"/>
      <w:pPr>
        <w:ind w:left="720" w:hanging="360"/>
      </w:pPr>
      <w:rPr>
        <w:rFonts w:ascii="Arial" w:eastAsia="Cambria Math"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embedSystemFonts/>
  <w:proofState w:spelling="clean" w:grammar="clean"/>
  <w:stylePaneFormatFilter w:val="0000"/>
  <w:trackRevisions/>
  <w:defaultTabStop w:val="720"/>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
  <w:rsids>
    <w:rsidRoot w:val="00376F1C"/>
    <w:rsid w:val="0001245F"/>
    <w:rsid w:val="0005414B"/>
    <w:rsid w:val="00061162"/>
    <w:rsid w:val="00066230"/>
    <w:rsid w:val="000F2B5E"/>
    <w:rsid w:val="0014716F"/>
    <w:rsid w:val="00152282"/>
    <w:rsid w:val="0015565C"/>
    <w:rsid w:val="001665C2"/>
    <w:rsid w:val="00172DB4"/>
    <w:rsid w:val="0017377F"/>
    <w:rsid w:val="00197B78"/>
    <w:rsid w:val="001C28F6"/>
    <w:rsid w:val="001C6460"/>
    <w:rsid w:val="001E0461"/>
    <w:rsid w:val="001F4D42"/>
    <w:rsid w:val="0021276C"/>
    <w:rsid w:val="00252690"/>
    <w:rsid w:val="00276C29"/>
    <w:rsid w:val="00284B19"/>
    <w:rsid w:val="00295F10"/>
    <w:rsid w:val="002E524C"/>
    <w:rsid w:val="002E7A0C"/>
    <w:rsid w:val="003164E8"/>
    <w:rsid w:val="00326321"/>
    <w:rsid w:val="003401D3"/>
    <w:rsid w:val="0034497F"/>
    <w:rsid w:val="003529BD"/>
    <w:rsid w:val="00376F1C"/>
    <w:rsid w:val="003A2112"/>
    <w:rsid w:val="003A6FA0"/>
    <w:rsid w:val="003B314C"/>
    <w:rsid w:val="003C33B7"/>
    <w:rsid w:val="003E1CB6"/>
    <w:rsid w:val="003E2B3E"/>
    <w:rsid w:val="00400165"/>
    <w:rsid w:val="004100FF"/>
    <w:rsid w:val="0041167C"/>
    <w:rsid w:val="00431253"/>
    <w:rsid w:val="00435CE5"/>
    <w:rsid w:val="00462479"/>
    <w:rsid w:val="004C323C"/>
    <w:rsid w:val="004D0321"/>
    <w:rsid w:val="004F3F30"/>
    <w:rsid w:val="0050260A"/>
    <w:rsid w:val="00553B86"/>
    <w:rsid w:val="00577071"/>
    <w:rsid w:val="00577883"/>
    <w:rsid w:val="00577ACD"/>
    <w:rsid w:val="005A0836"/>
    <w:rsid w:val="005A3C26"/>
    <w:rsid w:val="005B5CED"/>
    <w:rsid w:val="005D2D7B"/>
    <w:rsid w:val="005D5C6B"/>
    <w:rsid w:val="005F5A39"/>
    <w:rsid w:val="00630769"/>
    <w:rsid w:val="00641AED"/>
    <w:rsid w:val="00643E14"/>
    <w:rsid w:val="00652D66"/>
    <w:rsid w:val="00661D67"/>
    <w:rsid w:val="00663FFC"/>
    <w:rsid w:val="00664017"/>
    <w:rsid w:val="00686D44"/>
    <w:rsid w:val="006D2023"/>
    <w:rsid w:val="006D692B"/>
    <w:rsid w:val="006E18D7"/>
    <w:rsid w:val="006F3337"/>
    <w:rsid w:val="006F39B1"/>
    <w:rsid w:val="006F75C9"/>
    <w:rsid w:val="007006F4"/>
    <w:rsid w:val="007128C4"/>
    <w:rsid w:val="00713491"/>
    <w:rsid w:val="00713530"/>
    <w:rsid w:val="0074352A"/>
    <w:rsid w:val="00746DCD"/>
    <w:rsid w:val="007670ED"/>
    <w:rsid w:val="00781B45"/>
    <w:rsid w:val="00792577"/>
    <w:rsid w:val="0079480F"/>
    <w:rsid w:val="007F3966"/>
    <w:rsid w:val="007F74A3"/>
    <w:rsid w:val="008076C2"/>
    <w:rsid w:val="00844952"/>
    <w:rsid w:val="0084762C"/>
    <w:rsid w:val="00852CB1"/>
    <w:rsid w:val="00861331"/>
    <w:rsid w:val="008657AF"/>
    <w:rsid w:val="008716EC"/>
    <w:rsid w:val="00874767"/>
    <w:rsid w:val="008C2EBE"/>
    <w:rsid w:val="008D1AAA"/>
    <w:rsid w:val="009112D8"/>
    <w:rsid w:val="00916D03"/>
    <w:rsid w:val="00956F35"/>
    <w:rsid w:val="00963ED2"/>
    <w:rsid w:val="009826FD"/>
    <w:rsid w:val="009835A4"/>
    <w:rsid w:val="00984091"/>
    <w:rsid w:val="00991C57"/>
    <w:rsid w:val="009B1BAB"/>
    <w:rsid w:val="009C42C1"/>
    <w:rsid w:val="009D46B6"/>
    <w:rsid w:val="00A1009D"/>
    <w:rsid w:val="00A257A9"/>
    <w:rsid w:val="00A41CC2"/>
    <w:rsid w:val="00A756EC"/>
    <w:rsid w:val="00A95C62"/>
    <w:rsid w:val="00AF2BA6"/>
    <w:rsid w:val="00AF3B2B"/>
    <w:rsid w:val="00B06A8C"/>
    <w:rsid w:val="00B47BF9"/>
    <w:rsid w:val="00B613EB"/>
    <w:rsid w:val="00B70E58"/>
    <w:rsid w:val="00B737C9"/>
    <w:rsid w:val="00B974D8"/>
    <w:rsid w:val="00BB0873"/>
    <w:rsid w:val="00BB1145"/>
    <w:rsid w:val="00BB3D27"/>
    <w:rsid w:val="00BC52E4"/>
    <w:rsid w:val="00BD18B7"/>
    <w:rsid w:val="00BE789F"/>
    <w:rsid w:val="00C35850"/>
    <w:rsid w:val="00C42435"/>
    <w:rsid w:val="00C432C5"/>
    <w:rsid w:val="00C702AF"/>
    <w:rsid w:val="00CA0F69"/>
    <w:rsid w:val="00CA7543"/>
    <w:rsid w:val="00CB704C"/>
    <w:rsid w:val="00CC413D"/>
    <w:rsid w:val="00CE1FE0"/>
    <w:rsid w:val="00CE2370"/>
    <w:rsid w:val="00CE6AD1"/>
    <w:rsid w:val="00D00B21"/>
    <w:rsid w:val="00D00E53"/>
    <w:rsid w:val="00D012ED"/>
    <w:rsid w:val="00D23530"/>
    <w:rsid w:val="00D765D4"/>
    <w:rsid w:val="00D83156"/>
    <w:rsid w:val="00D837E4"/>
    <w:rsid w:val="00DB0B24"/>
    <w:rsid w:val="00DB23E9"/>
    <w:rsid w:val="00DB2D56"/>
    <w:rsid w:val="00DD02B1"/>
    <w:rsid w:val="00DF56B4"/>
    <w:rsid w:val="00E1574E"/>
    <w:rsid w:val="00E34FE1"/>
    <w:rsid w:val="00E560E8"/>
    <w:rsid w:val="00E6215E"/>
    <w:rsid w:val="00E75B58"/>
    <w:rsid w:val="00E802A4"/>
    <w:rsid w:val="00EA0280"/>
    <w:rsid w:val="00F17BB2"/>
    <w:rsid w:val="00F6612B"/>
    <w:rsid w:val="00F71A63"/>
    <w:rsid w:val="00FF6D1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E1FE0"/>
    <w:pPr>
      <w:suppressAutoHyphens/>
    </w:pPr>
    <w:rPr>
      <w:rFonts w:eastAsia="Cambria Math"/>
      <w:kern w:val="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DefaultParagraphFont">
    <w:name w:val="Default Paragraph Font"/>
  </w:style>
  <w:style w:type="character" w:customStyle="1" w:styleId="SprechblasentextZchn">
    <w:name w:val="Sprechblasentext Zchn"/>
    <w:rPr>
      <w:rFonts w:ascii="Tahoma" w:hAnsi="Tahoma" w:cs="Tahoma"/>
      <w:sz w:val="16"/>
      <w:szCs w:val="16"/>
    </w:rPr>
  </w:style>
  <w:style w:type="character" w:customStyle="1" w:styleId="ListLabel1">
    <w:name w:val="ListLabel 1"/>
    <w:rPr>
      <w:rFonts w:cs="Times New Roman"/>
    </w:rPr>
  </w:style>
  <w:style w:type="paragraph" w:customStyle="1" w:styleId="Heading">
    <w:name w:val="Heading"/>
    <w:basedOn w:val="Standard"/>
    <w:next w:val="Textkrper"/>
    <w:pPr>
      <w:keepNext/>
      <w:spacing w:before="240" w:after="120"/>
    </w:pPr>
    <w:rPr>
      <w:rFonts w:ascii="Liberation Sans" w:eastAsia="Droid Sans Fallback" w:hAnsi="Liberation Sans" w:cs="FreeSans"/>
      <w:sz w:val="28"/>
      <w:szCs w:val="28"/>
    </w:rPr>
  </w:style>
  <w:style w:type="paragraph" w:styleId="Textkrper">
    <w:name w:val="Body Text"/>
    <w:basedOn w:val="Standard"/>
    <w:pPr>
      <w:spacing w:after="140" w:line="288" w:lineRule="auto"/>
    </w:pPr>
  </w:style>
  <w:style w:type="paragraph" w:styleId="Liste">
    <w:name w:val="List"/>
    <w:basedOn w:val="Textkrper"/>
    <w:rPr>
      <w:rFonts w:cs="FreeSans"/>
    </w:rPr>
  </w:style>
  <w:style w:type="paragraph" w:styleId="Beschriftung">
    <w:name w:val="caption"/>
    <w:basedOn w:val="Standard"/>
    <w:qFormat/>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customStyle="1" w:styleId="BalloonText">
    <w:name w:val="Balloon Text"/>
    <w:basedOn w:val="Standard"/>
    <w:rPr>
      <w:rFonts w:ascii="Tahoma" w:hAnsi="Tahoma" w:cs="Tahoma"/>
      <w:sz w:val="16"/>
      <w:szCs w:val="16"/>
    </w:rPr>
  </w:style>
  <w:style w:type="paragraph" w:styleId="Funotentext">
    <w:name w:val="footnote text"/>
    <w:basedOn w:val="Standard"/>
    <w:link w:val="FunotentextZchn"/>
    <w:uiPriority w:val="99"/>
    <w:semiHidden/>
    <w:unhideWhenUsed/>
    <w:rsid w:val="005A3C26"/>
    <w:rPr>
      <w:lang/>
    </w:rPr>
  </w:style>
  <w:style w:type="character" w:customStyle="1" w:styleId="FunotentextZchn">
    <w:name w:val="Fußnotentext Zchn"/>
    <w:link w:val="Funotentext"/>
    <w:uiPriority w:val="99"/>
    <w:semiHidden/>
    <w:rsid w:val="005A3C26"/>
    <w:rPr>
      <w:rFonts w:eastAsia="Cambria Math"/>
      <w:kern w:val="1"/>
    </w:rPr>
  </w:style>
  <w:style w:type="character" w:styleId="Funotenzeichen">
    <w:name w:val="footnote reference"/>
    <w:uiPriority w:val="99"/>
    <w:semiHidden/>
    <w:unhideWhenUsed/>
    <w:rsid w:val="005A3C26"/>
    <w:rPr>
      <w:vertAlign w:val="superscript"/>
    </w:rPr>
  </w:style>
  <w:style w:type="paragraph" w:styleId="Kopfzeile">
    <w:name w:val="header"/>
    <w:basedOn w:val="Standard"/>
    <w:link w:val="KopfzeileZchn"/>
    <w:uiPriority w:val="99"/>
    <w:unhideWhenUsed/>
    <w:rsid w:val="00A756EC"/>
    <w:pPr>
      <w:tabs>
        <w:tab w:val="center" w:pos="4536"/>
        <w:tab w:val="right" w:pos="9072"/>
      </w:tabs>
    </w:pPr>
    <w:rPr>
      <w:lang/>
    </w:rPr>
  </w:style>
  <w:style w:type="character" w:customStyle="1" w:styleId="KopfzeileZchn">
    <w:name w:val="Kopfzeile Zchn"/>
    <w:link w:val="Kopfzeile"/>
    <w:uiPriority w:val="99"/>
    <w:rsid w:val="00A756EC"/>
    <w:rPr>
      <w:rFonts w:eastAsia="Cambria Math"/>
      <w:kern w:val="1"/>
    </w:rPr>
  </w:style>
  <w:style w:type="paragraph" w:styleId="Fuzeile">
    <w:name w:val="footer"/>
    <w:basedOn w:val="Standard"/>
    <w:link w:val="FuzeileZchn"/>
    <w:uiPriority w:val="99"/>
    <w:unhideWhenUsed/>
    <w:rsid w:val="00A756EC"/>
    <w:pPr>
      <w:tabs>
        <w:tab w:val="center" w:pos="4536"/>
        <w:tab w:val="right" w:pos="9072"/>
      </w:tabs>
    </w:pPr>
    <w:rPr>
      <w:lang/>
    </w:rPr>
  </w:style>
  <w:style w:type="character" w:customStyle="1" w:styleId="FuzeileZchn">
    <w:name w:val="Fußzeile Zchn"/>
    <w:link w:val="Fuzeile"/>
    <w:uiPriority w:val="99"/>
    <w:rsid w:val="00A756EC"/>
    <w:rPr>
      <w:rFonts w:eastAsia="Cambria Math"/>
      <w:kern w:val="1"/>
    </w:rPr>
  </w:style>
  <w:style w:type="character" w:styleId="Hyperlink">
    <w:name w:val="Hyperlink"/>
    <w:uiPriority w:val="99"/>
    <w:unhideWhenUsed/>
    <w:rsid w:val="00F71A63"/>
    <w:rPr>
      <w:color w:val="0563C1"/>
      <w:u w:val="single"/>
    </w:rPr>
  </w:style>
  <w:style w:type="character" w:customStyle="1" w:styleId="NichtaufgelsteErwhnung">
    <w:name w:val="Nicht aufgelöste Erwähnung"/>
    <w:uiPriority w:val="99"/>
    <w:semiHidden/>
    <w:unhideWhenUsed/>
    <w:rsid w:val="00F71A63"/>
    <w:rPr>
      <w:color w:val="808080"/>
      <w:shd w:val="clear" w:color="auto" w:fill="E6E6E6"/>
    </w:rPr>
  </w:style>
  <w:style w:type="paragraph" w:styleId="Sprechblasentext">
    <w:name w:val="Balloon Text"/>
    <w:basedOn w:val="Standard"/>
    <w:link w:val="SprechblasentextZchn1"/>
    <w:uiPriority w:val="99"/>
    <w:semiHidden/>
    <w:unhideWhenUsed/>
    <w:rsid w:val="004F3F30"/>
    <w:rPr>
      <w:rFonts w:ascii="Tahoma" w:hAnsi="Tahoma" w:cs="Tahoma"/>
      <w:sz w:val="16"/>
      <w:szCs w:val="16"/>
    </w:rPr>
  </w:style>
  <w:style w:type="character" w:customStyle="1" w:styleId="SprechblasentextZchn1">
    <w:name w:val="Sprechblasentext Zchn1"/>
    <w:link w:val="Sprechblasentext"/>
    <w:uiPriority w:val="99"/>
    <w:semiHidden/>
    <w:rsid w:val="004F3F30"/>
    <w:rPr>
      <w:rFonts w:ascii="Tahoma" w:eastAsia="Cambria Math" w:hAnsi="Tahoma" w:cs="Tahoma"/>
      <w:kern w:val="1"/>
      <w:sz w:val="16"/>
      <w:szCs w:val="16"/>
    </w:rPr>
  </w:style>
  <w:style w:type="character" w:styleId="Kommentarzeichen">
    <w:name w:val="annotation reference"/>
    <w:uiPriority w:val="99"/>
    <w:semiHidden/>
    <w:unhideWhenUsed/>
    <w:rsid w:val="005D5C6B"/>
    <w:rPr>
      <w:sz w:val="16"/>
      <w:szCs w:val="16"/>
    </w:rPr>
  </w:style>
  <w:style w:type="paragraph" w:styleId="Kommentartext">
    <w:name w:val="annotation text"/>
    <w:basedOn w:val="Standard"/>
    <w:link w:val="KommentartextZchn"/>
    <w:uiPriority w:val="99"/>
    <w:semiHidden/>
    <w:unhideWhenUsed/>
    <w:rsid w:val="005D5C6B"/>
  </w:style>
  <w:style w:type="character" w:customStyle="1" w:styleId="KommentartextZchn">
    <w:name w:val="Kommentartext Zchn"/>
    <w:link w:val="Kommentartext"/>
    <w:uiPriority w:val="99"/>
    <w:semiHidden/>
    <w:rsid w:val="005D5C6B"/>
    <w:rPr>
      <w:rFonts w:eastAsia="Cambria Math"/>
      <w:kern w:val="1"/>
    </w:rPr>
  </w:style>
  <w:style w:type="paragraph" w:styleId="Kommentarthema">
    <w:name w:val="annotation subject"/>
    <w:basedOn w:val="Kommentartext"/>
    <w:next w:val="Kommentartext"/>
    <w:link w:val="KommentarthemaZchn"/>
    <w:uiPriority w:val="99"/>
    <w:semiHidden/>
    <w:unhideWhenUsed/>
    <w:rsid w:val="005D5C6B"/>
    <w:rPr>
      <w:b/>
      <w:bCs/>
    </w:rPr>
  </w:style>
  <w:style w:type="character" w:customStyle="1" w:styleId="KommentarthemaZchn">
    <w:name w:val="Kommentarthema Zchn"/>
    <w:link w:val="Kommentarthema"/>
    <w:uiPriority w:val="99"/>
    <w:semiHidden/>
    <w:rsid w:val="005D5C6B"/>
    <w:rPr>
      <w:rFonts w:eastAsia="Cambria Math"/>
      <w:b/>
      <w:bCs/>
      <w:kern w:val="1"/>
    </w:rPr>
  </w:style>
  <w:style w:type="table" w:styleId="Tabellengitternetz">
    <w:name w:val="Table Grid"/>
    <w:basedOn w:val="NormaleTabelle"/>
    <w:uiPriority w:val="59"/>
    <w:rsid w:val="004001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6F39B1"/>
    <w:rPr>
      <w:rFonts w:eastAsia="Cambria Math"/>
      <w:kern w:val="1"/>
    </w:rPr>
  </w:style>
</w:styles>
</file>

<file path=word/webSettings.xml><?xml version="1.0" encoding="utf-8"?>
<w:webSettings xmlns:r="http://schemas.openxmlformats.org/officeDocument/2006/relationships" xmlns:w="http://schemas.openxmlformats.org/wordprocessingml/2006/main">
  <w:divs>
    <w:div w:id="445122819">
      <w:bodyDiv w:val="1"/>
      <w:marLeft w:val="0"/>
      <w:marRight w:val="0"/>
      <w:marTop w:val="0"/>
      <w:marBottom w:val="0"/>
      <w:divBdr>
        <w:top w:val="none" w:sz="0" w:space="0" w:color="auto"/>
        <w:left w:val="none" w:sz="0" w:space="0" w:color="auto"/>
        <w:bottom w:val="none" w:sz="0" w:space="0" w:color="auto"/>
        <w:right w:val="none" w:sz="0" w:space="0" w:color="auto"/>
      </w:divBdr>
    </w:div>
    <w:div w:id="547452576">
      <w:bodyDiv w:val="1"/>
      <w:marLeft w:val="0"/>
      <w:marRight w:val="0"/>
      <w:marTop w:val="0"/>
      <w:marBottom w:val="0"/>
      <w:divBdr>
        <w:top w:val="none" w:sz="0" w:space="0" w:color="auto"/>
        <w:left w:val="none" w:sz="0" w:space="0" w:color="auto"/>
        <w:bottom w:val="none" w:sz="0" w:space="0" w:color="auto"/>
        <w:right w:val="none" w:sz="0" w:space="0" w:color="auto"/>
      </w:divBdr>
    </w:div>
    <w:div w:id="674460866">
      <w:bodyDiv w:val="1"/>
      <w:marLeft w:val="0"/>
      <w:marRight w:val="0"/>
      <w:marTop w:val="0"/>
      <w:marBottom w:val="0"/>
      <w:divBdr>
        <w:top w:val="none" w:sz="0" w:space="0" w:color="auto"/>
        <w:left w:val="none" w:sz="0" w:space="0" w:color="auto"/>
        <w:bottom w:val="none" w:sz="0" w:space="0" w:color="auto"/>
        <w:right w:val="none" w:sz="0" w:space="0" w:color="auto"/>
      </w:divBdr>
      <w:divsChild>
        <w:div w:id="1869248388">
          <w:marLeft w:val="0"/>
          <w:marRight w:val="0"/>
          <w:marTop w:val="75"/>
          <w:marBottom w:val="0"/>
          <w:divBdr>
            <w:top w:val="none" w:sz="0" w:space="0" w:color="auto"/>
            <w:left w:val="none" w:sz="0" w:space="0" w:color="auto"/>
            <w:bottom w:val="none" w:sz="0" w:space="0" w:color="auto"/>
            <w:right w:val="none" w:sz="0" w:space="0" w:color="auto"/>
          </w:divBdr>
        </w:div>
      </w:divsChild>
    </w:div>
    <w:div w:id="919020327">
      <w:bodyDiv w:val="1"/>
      <w:marLeft w:val="0"/>
      <w:marRight w:val="0"/>
      <w:marTop w:val="0"/>
      <w:marBottom w:val="0"/>
      <w:divBdr>
        <w:top w:val="none" w:sz="0" w:space="0" w:color="auto"/>
        <w:left w:val="none" w:sz="0" w:space="0" w:color="auto"/>
        <w:bottom w:val="none" w:sz="0" w:space="0" w:color="auto"/>
        <w:right w:val="none" w:sz="0" w:space="0" w:color="auto"/>
      </w:divBdr>
    </w:div>
    <w:div w:id="1377047157">
      <w:bodyDiv w:val="1"/>
      <w:marLeft w:val="0"/>
      <w:marRight w:val="0"/>
      <w:marTop w:val="0"/>
      <w:marBottom w:val="0"/>
      <w:divBdr>
        <w:top w:val="none" w:sz="0" w:space="0" w:color="auto"/>
        <w:left w:val="none" w:sz="0" w:space="0" w:color="auto"/>
        <w:bottom w:val="none" w:sz="0" w:space="0" w:color="auto"/>
        <w:right w:val="none" w:sz="0" w:space="0" w:color="auto"/>
      </w:divBdr>
    </w:div>
    <w:div w:id="2004502173">
      <w:bodyDiv w:val="1"/>
      <w:marLeft w:val="0"/>
      <w:marRight w:val="0"/>
      <w:marTop w:val="0"/>
      <w:marBottom w:val="0"/>
      <w:divBdr>
        <w:top w:val="none" w:sz="0" w:space="0" w:color="auto"/>
        <w:left w:val="none" w:sz="0" w:space="0" w:color="auto"/>
        <w:bottom w:val="none" w:sz="0" w:space="0" w:color="auto"/>
        <w:right w:val="none" w:sz="0" w:space="0" w:color="auto"/>
      </w:divBdr>
      <w:divsChild>
        <w:div w:id="239415765">
          <w:marLeft w:val="547"/>
          <w:marRight w:val="0"/>
          <w:marTop w:val="200"/>
          <w:marBottom w:val="0"/>
          <w:divBdr>
            <w:top w:val="none" w:sz="0" w:space="0" w:color="auto"/>
            <w:left w:val="none" w:sz="0" w:space="0" w:color="auto"/>
            <w:bottom w:val="none" w:sz="0" w:space="0" w:color="auto"/>
            <w:right w:val="none" w:sz="0" w:space="0" w:color="auto"/>
          </w:divBdr>
        </w:div>
        <w:div w:id="1555504346">
          <w:marLeft w:val="547"/>
          <w:marRight w:val="0"/>
          <w:marTop w:val="200"/>
          <w:marBottom w:val="0"/>
          <w:divBdr>
            <w:top w:val="none" w:sz="0" w:space="0" w:color="auto"/>
            <w:left w:val="none" w:sz="0" w:space="0" w:color="auto"/>
            <w:bottom w:val="none" w:sz="0" w:space="0" w:color="auto"/>
            <w:right w:val="none" w:sz="0" w:space="0" w:color="auto"/>
          </w:divBdr>
        </w:div>
        <w:div w:id="168867426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safaridb.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LNCS.XSL" StyleName="LNCS"/>
</file>

<file path=customXml/itemProps1.xml><?xml version="1.0" encoding="utf-8"?>
<ds:datastoreItem xmlns:ds="http://schemas.openxmlformats.org/officeDocument/2006/customXml" ds:itemID="{D8CBD0DB-1F8E-41F3-8BBD-B5D312003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3914</Words>
  <Characters>24664</Characters>
  <Application>Microsoft Office Word</Application>
  <DocSecurity>0</DocSecurity>
  <Lines>205</Lines>
  <Paragraphs>57</Paragraphs>
  <ScaleCrop>false</ScaleCrop>
  <HeadingPairs>
    <vt:vector size="2" baseType="variant">
      <vt:variant>
        <vt:lpstr>Titel</vt:lpstr>
      </vt:variant>
      <vt:variant>
        <vt:i4>1</vt:i4>
      </vt:variant>
    </vt:vector>
  </HeadingPairs>
  <TitlesOfParts>
    <vt:vector size="1" baseType="lpstr">
      <vt:lpstr>Überschrift (Arial 12 o</vt:lpstr>
    </vt:vector>
  </TitlesOfParts>
  <Company>TOSHIBA</Company>
  <LinksUpToDate>false</LinksUpToDate>
  <CharactersWithSpaces>28521</CharactersWithSpaces>
  <SharedDoc>false</SharedDoc>
  <HLinks>
    <vt:vector size="6" baseType="variant">
      <vt:variant>
        <vt:i4>4587605</vt:i4>
      </vt:variant>
      <vt:variant>
        <vt:i4>6</vt:i4>
      </vt:variant>
      <vt:variant>
        <vt:i4>0</vt:i4>
      </vt:variant>
      <vt:variant>
        <vt:i4>5</vt:i4>
      </vt:variant>
      <vt:variant>
        <vt:lpwstr>http://www.safaridb.com/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(Arial 12 o</dc:title>
  <dc:creator>pochanke</dc:creator>
  <cp:lastModifiedBy>Greenich Viper</cp:lastModifiedBy>
  <cp:revision>4</cp:revision>
  <cp:lastPrinted>2007-09-20T10:46:00Z</cp:lastPrinted>
  <dcterms:created xsi:type="dcterms:W3CDTF">2017-10-17T18:33:00Z</dcterms:created>
  <dcterms:modified xsi:type="dcterms:W3CDTF">2017-10-17T20:09:00Z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GFaI e.V.</vt:lpwstr>
  </property>
  <property fmtid="{D5CDD505-2E9C-101B-9397-08002B2CF9AE}" pid="3" name="Operator">
    <vt:lpwstr>p</vt:lpwstr>
  </property>
</Properties>
</file>